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40CA9" w14:textId="33D97142" w:rsidR="001E4DEF" w:rsidRDefault="001E4DEF" w:rsidP="001E4DEF">
      <w:pPr>
        <w:rPr>
          <w:rFonts w:ascii="Times New Roman" w:hAnsi="Times New Roman" w:cs="Times New Roman"/>
          <w:b/>
          <w:bCs/>
          <w:sz w:val="24"/>
          <w:szCs w:val="24"/>
        </w:rPr>
      </w:pPr>
      <w:commentRangeStart w:id="0"/>
      <w:r>
        <w:rPr>
          <w:rFonts w:ascii="Times New Roman" w:hAnsi="Times New Roman" w:cs="Times New Roman"/>
          <w:b/>
          <w:bCs/>
          <w:sz w:val="24"/>
          <w:szCs w:val="24"/>
        </w:rPr>
        <w:t xml:space="preserve">Demographic mechanisms of species’ coexistence in subalpine forests are </w:t>
      </w:r>
      <w:r w:rsidR="00F54BA3">
        <w:rPr>
          <w:rFonts w:ascii="Times New Roman" w:hAnsi="Times New Roman" w:cs="Times New Roman"/>
          <w:b/>
          <w:bCs/>
          <w:sz w:val="24"/>
          <w:szCs w:val="24"/>
        </w:rPr>
        <w:t>vulnerable to changing climate and disturbance</w:t>
      </w:r>
      <w:commentRangeEnd w:id="0"/>
      <w:r w:rsidR="00F54BA3">
        <w:rPr>
          <w:rStyle w:val="CommentReference"/>
        </w:rPr>
        <w:commentReference w:id="0"/>
      </w:r>
    </w:p>
    <w:p w14:paraId="5701928D" w14:textId="3869BB8E" w:rsidR="00F54BA3" w:rsidRPr="00F54BA3" w:rsidRDefault="00F54BA3" w:rsidP="001E4DEF">
      <w:pPr>
        <w:rPr>
          <w:rFonts w:ascii="Times New Roman" w:hAnsi="Times New Roman" w:cs="Times New Roman"/>
          <w:i/>
          <w:iCs/>
          <w:sz w:val="24"/>
          <w:szCs w:val="24"/>
        </w:rPr>
      </w:pPr>
      <w:r>
        <w:rPr>
          <w:rFonts w:ascii="Times New Roman" w:hAnsi="Times New Roman" w:cs="Times New Roman"/>
          <w:i/>
          <w:iCs/>
          <w:sz w:val="24"/>
          <w:szCs w:val="24"/>
        </w:rPr>
        <w:t>Target journals: Global Change Biology? Ecology Letters (long shot)?</w:t>
      </w:r>
    </w:p>
    <w:p w14:paraId="256CC103" w14:textId="3F2A0432" w:rsidR="001E4DEF" w:rsidRPr="00F54BA3" w:rsidRDefault="00F54BA3" w:rsidP="001E4DEF">
      <w:pPr>
        <w:rPr>
          <w:rFonts w:ascii="Times New Roman" w:hAnsi="Times New Roman" w:cs="Times New Roman"/>
          <w:sz w:val="24"/>
          <w:szCs w:val="24"/>
        </w:rPr>
      </w:pPr>
      <w:commentRangeStart w:id="1"/>
      <w:commentRangeStart w:id="2"/>
      <w:r>
        <w:rPr>
          <w:rFonts w:ascii="Times New Roman" w:hAnsi="Times New Roman" w:cs="Times New Roman"/>
          <w:sz w:val="24"/>
          <w:szCs w:val="24"/>
        </w:rPr>
        <w:t>Daniel L. Perret, David M. Bell, Harold H. J. Zald</w:t>
      </w:r>
      <w:commentRangeEnd w:id="1"/>
      <w:r>
        <w:rPr>
          <w:rStyle w:val="CommentReference"/>
        </w:rPr>
        <w:commentReference w:id="1"/>
      </w:r>
      <w:commentRangeEnd w:id="2"/>
      <w:r w:rsidR="00DE00FA">
        <w:rPr>
          <w:rStyle w:val="CommentReference"/>
        </w:rPr>
        <w:commentReference w:id="2"/>
      </w:r>
    </w:p>
    <w:p w14:paraId="0F1D3B76" w14:textId="77777777" w:rsidR="001E4DEF" w:rsidRDefault="001E4DEF" w:rsidP="001E4DEF">
      <w:pPr>
        <w:rPr>
          <w:rFonts w:ascii="Times New Roman" w:hAnsi="Times New Roman" w:cs="Times New Roman"/>
          <w:b/>
          <w:bCs/>
          <w:sz w:val="24"/>
          <w:szCs w:val="24"/>
        </w:rPr>
      </w:pPr>
    </w:p>
    <w:p w14:paraId="0B3EEE45" w14:textId="77777777" w:rsidR="001E4DEF" w:rsidRDefault="001E4DEF" w:rsidP="001E4DEF">
      <w:pPr>
        <w:rPr>
          <w:rFonts w:ascii="Times New Roman" w:hAnsi="Times New Roman" w:cs="Times New Roman"/>
          <w:b/>
          <w:bCs/>
          <w:sz w:val="24"/>
          <w:szCs w:val="24"/>
        </w:rPr>
      </w:pPr>
    </w:p>
    <w:p w14:paraId="59B50CE2" w14:textId="665CA550" w:rsidR="00EA2985" w:rsidRPr="00EA2985" w:rsidRDefault="00EA2985" w:rsidP="001E4DEF">
      <w:pPr>
        <w:rPr>
          <w:rFonts w:ascii="Times New Roman" w:hAnsi="Times New Roman" w:cs="Times New Roman"/>
          <w:b/>
          <w:bCs/>
          <w:sz w:val="24"/>
          <w:szCs w:val="24"/>
        </w:rPr>
      </w:pPr>
      <w:r w:rsidRPr="00EA2985">
        <w:rPr>
          <w:rFonts w:ascii="Times New Roman" w:hAnsi="Times New Roman" w:cs="Times New Roman"/>
          <w:b/>
          <w:bCs/>
          <w:sz w:val="24"/>
          <w:szCs w:val="24"/>
        </w:rPr>
        <w:t>Introduction</w:t>
      </w:r>
    </w:p>
    <w:p w14:paraId="1E139D3D" w14:textId="579BB8B6"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Global change is reshuffling species assemblies globally, and predicting what that looks like is very difficult. Predicting community assembly is a longstanding problem in ecology, exacerbated by rapidly shifting environmental/disturbance conditions.</w:t>
      </w:r>
    </w:p>
    <w:p w14:paraId="342DC7D4" w14:textId="7C31C85B"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Coexistence theory may help in this respect; explicitly considering how environmental requirements intersect with competition and </w:t>
      </w:r>
      <w:proofErr w:type="gramStart"/>
      <w:r>
        <w:rPr>
          <w:rFonts w:ascii="Times New Roman" w:hAnsi="Times New Roman" w:cs="Times New Roman"/>
          <w:sz w:val="24"/>
          <w:szCs w:val="24"/>
        </w:rPr>
        <w:t>demography</w:t>
      </w:r>
      <w:proofErr w:type="gramEnd"/>
    </w:p>
    <w:p w14:paraId="6543A92F" w14:textId="5995E6E0"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For example, subalpine fir-spruce codominance in mountains of WNA maintained by very specific balance of demographic rates; those are a product of species-specific responses to environment and disturbance regimes.</w:t>
      </w:r>
      <w:r w:rsidRPr="00A96A09">
        <w:rPr>
          <w:rFonts w:ascii="Times New Roman" w:hAnsi="Times New Roman" w:cs="Times New Roman"/>
          <w:sz w:val="24"/>
          <w:szCs w:val="24"/>
        </w:rPr>
        <w:t xml:space="preserve"> </w:t>
      </w:r>
      <w:r w:rsidRPr="00EA2985">
        <w:rPr>
          <w:rFonts w:ascii="Times New Roman" w:hAnsi="Times New Roman" w:cs="Times New Roman"/>
          <w:sz w:val="24"/>
          <w:szCs w:val="24"/>
        </w:rPr>
        <w:t>Prior work suggests that coexistence of subalpine fir and Engelmann spruce is maintained by interspecific differences in key life history traits and associated vital rates. Specifically, the faster growth and more prolific regeneration of subalpine fir is balanced by higher survival and longevity of Engelmann spruce, leading to overstory codominance despite fir understory dominance (Andrus et al. 2018). Periodic disturbance may also play an important role in providing canopy gaps in which spruce seedlings can outcompete the more shade-tolerant fir seedlings (Shea 1985).</w:t>
      </w:r>
    </w:p>
    <w:p w14:paraId="398E4541" w14:textId="77777777" w:rsidR="00145D25" w:rsidRDefault="00A96A09" w:rsidP="001E4DEF">
      <w:pPr>
        <w:spacing w:line="360" w:lineRule="auto"/>
        <w:ind w:firstLine="720"/>
        <w:rPr>
          <w:rFonts w:ascii="Times New Roman" w:hAnsi="Times New Roman" w:cs="Times New Roman"/>
          <w:sz w:val="24"/>
          <w:szCs w:val="24"/>
        </w:rPr>
      </w:pPr>
      <w:commentRangeStart w:id="3"/>
      <w:commentRangeStart w:id="4"/>
      <w:r>
        <w:rPr>
          <w:rFonts w:ascii="Times New Roman" w:hAnsi="Times New Roman" w:cs="Times New Roman"/>
          <w:sz w:val="24"/>
          <w:szCs w:val="24"/>
        </w:rPr>
        <w:t xml:space="preserve">Evidence from past glacial-interglacial cycles suggests that no-analog communities formed when climates were different/differently distributed than they are now; we also know that this spruce-fir association looked very different. </w:t>
      </w:r>
      <w:r w:rsidR="00145D25">
        <w:rPr>
          <w:rFonts w:ascii="Times New Roman" w:hAnsi="Times New Roman" w:cs="Times New Roman"/>
          <w:sz w:val="24"/>
          <w:szCs w:val="24"/>
        </w:rPr>
        <w:t>Highlight a couple examples.</w:t>
      </w:r>
      <w:r w:rsidR="00145D25" w:rsidRPr="00A96A09">
        <w:rPr>
          <w:rFonts w:ascii="Times New Roman" w:hAnsi="Times New Roman" w:cs="Times New Roman"/>
          <w:sz w:val="24"/>
          <w:szCs w:val="24"/>
        </w:rPr>
        <w:t xml:space="preserve"> </w:t>
      </w:r>
      <w:r w:rsidR="00145D25" w:rsidRPr="00EA2985">
        <w:rPr>
          <w:rFonts w:ascii="Times New Roman" w:hAnsi="Times New Roman" w:cs="Times New Roman"/>
          <w:sz w:val="24"/>
          <w:szCs w:val="24"/>
        </w:rPr>
        <w:t>We know that subalpine fir and Engelmann spruce were not always as closely associated as they are today -- during Pleistocene glaciations, the bulk of Engelmann spruce refugia were in southern interior highlands (AZ mountains, NM plateau, CO plateau), whereas subalpine fir populations were more widely distributed across northern interior basins and coastal refugia (Roberts &amp; Hamann 2015).</w:t>
      </w:r>
      <w:commentRangeEnd w:id="3"/>
      <w:r w:rsidR="007C5788">
        <w:rPr>
          <w:rStyle w:val="CommentReference"/>
        </w:rPr>
        <w:commentReference w:id="3"/>
      </w:r>
      <w:commentRangeEnd w:id="4"/>
      <w:r w:rsidR="00717B10">
        <w:rPr>
          <w:rStyle w:val="CommentReference"/>
        </w:rPr>
        <w:commentReference w:id="4"/>
      </w:r>
    </w:p>
    <w:p w14:paraId="2C553A39" w14:textId="7D7708F2"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Could current and future global change produce conditions under which current species associations are no longer viable? </w:t>
      </w:r>
      <w:r w:rsidR="00145D25" w:rsidRPr="00EA2985">
        <w:rPr>
          <w:rFonts w:ascii="Times New Roman" w:hAnsi="Times New Roman" w:cs="Times New Roman"/>
          <w:sz w:val="24"/>
          <w:szCs w:val="24"/>
        </w:rPr>
        <w:t>Changing climate and disturbance regimes may “break” these demographic pathways that maintain spruce-fir forest systems, insofar as species have different responses to climate, fire, and host-specific biological disturbance agents.</w:t>
      </w:r>
    </w:p>
    <w:p w14:paraId="4EE6F9A3" w14:textId="7571B6B9"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Evidence from prior ABLA paper suggesting that trajectories of subalpine forests </w:t>
      </w:r>
      <w:proofErr w:type="gramStart"/>
      <w:r>
        <w:rPr>
          <w:rFonts w:ascii="Times New Roman" w:hAnsi="Times New Roman" w:cs="Times New Roman"/>
          <w:sz w:val="24"/>
          <w:szCs w:val="24"/>
        </w:rPr>
        <w:t>depends</w:t>
      </w:r>
      <w:proofErr w:type="gramEnd"/>
      <w:r>
        <w:rPr>
          <w:rFonts w:ascii="Times New Roman" w:hAnsi="Times New Roman" w:cs="Times New Roman"/>
          <w:sz w:val="24"/>
          <w:szCs w:val="24"/>
        </w:rPr>
        <w:t xml:space="preserve"> on interspecific variation in climate </w:t>
      </w:r>
      <w:del w:id="5" w:author="Bell, David - FS, OR" w:date="2024-04-05T07:23:00Z">
        <w:r w:rsidDel="008313FC">
          <w:rPr>
            <w:rFonts w:ascii="Times New Roman" w:hAnsi="Times New Roman" w:cs="Times New Roman"/>
            <w:sz w:val="24"/>
            <w:szCs w:val="24"/>
          </w:rPr>
          <w:delText>resposnes</w:delText>
        </w:r>
      </w:del>
      <w:ins w:id="6" w:author="Bell, David - FS, OR" w:date="2024-04-05T07:23:00Z">
        <w:r w:rsidR="008313FC">
          <w:rPr>
            <w:rFonts w:ascii="Times New Roman" w:hAnsi="Times New Roman" w:cs="Times New Roman"/>
            <w:sz w:val="24"/>
            <w:szCs w:val="24"/>
          </w:rPr>
          <w:t>responses</w:t>
        </w:r>
      </w:ins>
      <w:r>
        <w:rPr>
          <w:rFonts w:ascii="Times New Roman" w:hAnsi="Times New Roman" w:cs="Times New Roman"/>
          <w:sz w:val="24"/>
          <w:szCs w:val="24"/>
        </w:rPr>
        <w:t xml:space="preserve"> responses.</w:t>
      </w:r>
      <w:r w:rsidRPr="00A96A09">
        <w:rPr>
          <w:rFonts w:ascii="Times New Roman" w:hAnsi="Times New Roman" w:cs="Times New Roman"/>
          <w:sz w:val="24"/>
          <w:szCs w:val="24"/>
        </w:rPr>
        <w:t xml:space="preserve"> </w:t>
      </w:r>
      <w:r w:rsidRPr="00EA2985">
        <w:rPr>
          <w:rFonts w:ascii="Times New Roman" w:hAnsi="Times New Roman" w:cs="Times New Roman"/>
          <w:sz w:val="24"/>
          <w:szCs w:val="24"/>
        </w:rPr>
        <w:t xml:space="preserve">Our subalpine fir status and trends paper suggested that the future trajectories of subalpine forest communities may depend on interspecific variation in responses to climate change, </w:t>
      </w:r>
      <w:proofErr w:type="spellStart"/>
      <w:r w:rsidRPr="00EA2985">
        <w:rPr>
          <w:rFonts w:ascii="Times New Roman" w:hAnsi="Times New Roman" w:cs="Times New Roman"/>
          <w:sz w:val="24"/>
          <w:szCs w:val="24"/>
        </w:rPr>
        <w:t>nondiscriminant</w:t>
      </w:r>
      <w:proofErr w:type="spellEnd"/>
      <w:r w:rsidRPr="00EA2985">
        <w:rPr>
          <w:rFonts w:ascii="Times New Roman" w:hAnsi="Times New Roman" w:cs="Times New Roman"/>
          <w:sz w:val="24"/>
          <w:szCs w:val="24"/>
        </w:rPr>
        <w:t xml:space="preserve"> forest disturbances (</w:t>
      </w:r>
      <w:proofErr w:type="spellStart"/>
      <w:r w:rsidRPr="00EA2985">
        <w:rPr>
          <w:rFonts w:ascii="Times New Roman" w:hAnsi="Times New Roman" w:cs="Times New Roman"/>
          <w:i/>
          <w:iCs/>
          <w:sz w:val="24"/>
          <w:szCs w:val="24"/>
        </w:rPr>
        <w:t>e.g.,</w:t>
      </w:r>
      <w:r w:rsidRPr="00EA2985">
        <w:rPr>
          <w:rFonts w:ascii="Times New Roman" w:hAnsi="Times New Roman" w:cs="Times New Roman"/>
          <w:sz w:val="24"/>
          <w:szCs w:val="24"/>
        </w:rPr>
        <w:t>fire</w:t>
      </w:r>
      <w:proofErr w:type="spellEnd"/>
      <w:r w:rsidRPr="00EA2985">
        <w:rPr>
          <w:rFonts w:ascii="Times New Roman" w:hAnsi="Times New Roman" w:cs="Times New Roman"/>
          <w:sz w:val="24"/>
          <w:szCs w:val="24"/>
        </w:rPr>
        <w:t>), and host-specific forest disturbances (</w:t>
      </w:r>
      <w:r w:rsidRPr="00EA2985">
        <w:rPr>
          <w:rFonts w:ascii="Times New Roman" w:hAnsi="Times New Roman" w:cs="Times New Roman"/>
          <w:i/>
          <w:iCs/>
          <w:sz w:val="24"/>
          <w:szCs w:val="24"/>
        </w:rPr>
        <w:t>e.g.,</w:t>
      </w:r>
      <w:r w:rsidRPr="00EA2985">
        <w:rPr>
          <w:rFonts w:ascii="Times New Roman" w:hAnsi="Times New Roman" w:cs="Times New Roman"/>
          <w:sz w:val="24"/>
          <w:szCs w:val="24"/>
        </w:rPr>
        <w:t xml:space="preserve"> biological disturbance agents, BDAs</w:t>
      </w:r>
      <w:r w:rsidRPr="00EA2985">
        <w:rPr>
          <w:rFonts w:ascii="Times New Roman" w:hAnsi="Times New Roman" w:cs="Times New Roman"/>
          <w:sz w:val="24"/>
          <w:szCs w:val="24"/>
        </w:rPr>
        <w:fldChar w:fldCharType="begin" w:fldLock="1"/>
      </w:r>
      <w:r w:rsidR="003B788D">
        <w:rPr>
          <w:rFonts w:ascii="Times New Roman" w:hAnsi="Times New Roman" w:cs="Times New Roman"/>
          <w:sz w:val="24"/>
          <w:szCs w:val="24"/>
        </w:rPr>
        <w:instrText>ADDIN CSL_CITATION {"citationItems":[{"id":"ITEM-1","itemData":{"DOI":"10.1016/j.foreco.2023.121128","ISSN":"0378-1127","author":[{"dropping-particle":"","family":"Perret","given":"Daniel L","non-dropping-particle":"","parse-names":false,"suffix":""},{"dropping-particle":"","family":"Bell","given":"David M","non-dropping-particle":"","parse-names":false,"suffix":""},{"dropping-particle":"","family":"Gray","given":"Andrew N","non-dropping-particle":"","parse-names":false,"suffix":""},{"dropping-particle":"","family":"Shaw","given":"John D","non-dropping-particle":"","parse-names":false,"suffix":""},{"dropping-particle":"","family":"Zald","given":"Harold S J","non-dropping-particle":"","parse-names":false,"suffix":""}],"container-title":"Forest Ecology and Management","id":"ITEM-1","issue":"May","issued":{"date-parts":[["2023"]]},"page":"121128","publisher":"Elsevier B.V.","title":"Range-wide population assessments for subalpine fir indicate widespread disturbance-driven decline","type":"article-journal","volume":"542"},"uris":["http://www.mendeley.com/documents/?uuid=72c4009c-60b0-4307-8b1d-7b0e7a11d5d2"]}],"mendeley":{"formattedCitation":"(Perret et al., 2023)","manualFormatting":"; Perret et al., 2023)","plainTextFormattedCitation":"(Perret et al., 2023)","previouslyFormattedCitation":"(Perret et al., 2023)"},"properties":{"noteIndex":0},"schema":"https://github.com/citation-style-language/schema/raw/master/csl-citation.json"}</w:instrText>
      </w:r>
      <w:r w:rsidRPr="00EA2985">
        <w:rPr>
          <w:rFonts w:ascii="Times New Roman" w:hAnsi="Times New Roman" w:cs="Times New Roman"/>
          <w:sz w:val="24"/>
          <w:szCs w:val="24"/>
        </w:rPr>
        <w:fldChar w:fldCharType="separate"/>
      </w:r>
      <w:r w:rsidRPr="00EA2985">
        <w:rPr>
          <w:rFonts w:ascii="Times New Roman" w:hAnsi="Times New Roman" w:cs="Times New Roman"/>
          <w:noProof/>
          <w:sz w:val="24"/>
          <w:szCs w:val="24"/>
        </w:rPr>
        <w:t>; Perret et al., 2023)</w:t>
      </w:r>
      <w:r w:rsidRPr="00EA2985">
        <w:rPr>
          <w:rFonts w:ascii="Times New Roman" w:hAnsi="Times New Roman" w:cs="Times New Roman"/>
          <w:sz w:val="24"/>
          <w:szCs w:val="24"/>
        </w:rPr>
        <w:fldChar w:fldCharType="end"/>
      </w:r>
      <w:r w:rsidRPr="00EA2985">
        <w:rPr>
          <w:rFonts w:ascii="Times New Roman" w:hAnsi="Times New Roman" w:cs="Times New Roman"/>
          <w:sz w:val="24"/>
          <w:szCs w:val="24"/>
        </w:rPr>
        <w:t xml:space="preserve">. This was supported in part by differences we found in the importance of major sources of mortality between regions where subalpine fir was in decline compared to other co-occurring species. </w:t>
      </w:r>
    </w:p>
    <w:p w14:paraId="1DA677F9" w14:textId="6ED475EC"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Here we leverage </w:t>
      </w:r>
      <w:ins w:id="7" w:author="Bell, David - FS, OR" w:date="2024-04-05T08:12:00Z">
        <w:r w:rsidR="007C2999">
          <w:rPr>
            <w:rFonts w:ascii="Times New Roman" w:hAnsi="Times New Roman" w:cs="Times New Roman"/>
            <w:sz w:val="24"/>
            <w:szCs w:val="24"/>
          </w:rPr>
          <w:t>USDA Forest Inventory and Analysis (</w:t>
        </w:r>
      </w:ins>
      <w:r>
        <w:rPr>
          <w:rFonts w:ascii="Times New Roman" w:hAnsi="Times New Roman" w:cs="Times New Roman"/>
          <w:sz w:val="24"/>
          <w:szCs w:val="24"/>
        </w:rPr>
        <w:t>FIA</w:t>
      </w:r>
      <w:ins w:id="8" w:author="Bell, David - FS, OR" w:date="2024-04-05T08:12:00Z">
        <w:r w:rsidR="007C2999">
          <w:rPr>
            <w:rFonts w:ascii="Times New Roman" w:hAnsi="Times New Roman" w:cs="Times New Roman"/>
            <w:sz w:val="24"/>
            <w:szCs w:val="24"/>
          </w:rPr>
          <w:t>)</w:t>
        </w:r>
      </w:ins>
      <w:r>
        <w:rPr>
          <w:rFonts w:ascii="Times New Roman" w:hAnsi="Times New Roman" w:cs="Times New Roman"/>
          <w:sz w:val="24"/>
          <w:szCs w:val="24"/>
        </w:rPr>
        <w:t xml:space="preserve"> data to investigate whether demographic mechanisms of coexistence for subalpine fir</w:t>
      </w:r>
      <w:ins w:id="9" w:author="Bell, David - FS, OR" w:date="2024-04-05T08:11:00Z">
        <w:r w:rsidR="007C2999">
          <w:rPr>
            <w:rFonts w:ascii="Times New Roman" w:hAnsi="Times New Roman" w:cs="Times New Roman"/>
            <w:sz w:val="24"/>
            <w:szCs w:val="24"/>
          </w:rPr>
          <w:t xml:space="preserve"> (</w:t>
        </w:r>
        <w:r w:rsidR="007C2999">
          <w:rPr>
            <w:rFonts w:ascii="Times New Roman" w:hAnsi="Times New Roman" w:cs="Times New Roman"/>
            <w:i/>
            <w:iCs/>
            <w:sz w:val="24"/>
            <w:szCs w:val="24"/>
          </w:rPr>
          <w:t xml:space="preserve">Abies </w:t>
        </w:r>
        <w:proofErr w:type="spellStart"/>
        <w:r w:rsidR="007C2999">
          <w:rPr>
            <w:rFonts w:ascii="Times New Roman" w:hAnsi="Times New Roman" w:cs="Times New Roman"/>
            <w:i/>
            <w:iCs/>
            <w:sz w:val="24"/>
            <w:szCs w:val="24"/>
          </w:rPr>
          <w:t>lasciocarpa</w:t>
        </w:r>
        <w:proofErr w:type="spellEnd"/>
        <w:r w:rsidR="007C2999">
          <w:rPr>
            <w:rFonts w:ascii="Times New Roman" w:hAnsi="Times New Roman" w:cs="Times New Roman"/>
            <w:sz w:val="24"/>
            <w:szCs w:val="24"/>
          </w:rPr>
          <w:t>)</w:t>
        </w:r>
      </w:ins>
      <w:r>
        <w:rPr>
          <w:rFonts w:ascii="Times New Roman" w:hAnsi="Times New Roman" w:cs="Times New Roman"/>
          <w:sz w:val="24"/>
          <w:szCs w:val="24"/>
        </w:rPr>
        <w:t xml:space="preserve"> and Engelmann spruce</w:t>
      </w:r>
      <w:ins w:id="10" w:author="Bell, David - FS, OR" w:date="2024-04-05T08:11:00Z">
        <w:r w:rsidR="007C2999">
          <w:rPr>
            <w:rFonts w:ascii="Times New Roman" w:hAnsi="Times New Roman" w:cs="Times New Roman"/>
            <w:sz w:val="24"/>
            <w:szCs w:val="24"/>
          </w:rPr>
          <w:t xml:space="preserve"> (</w:t>
        </w:r>
        <w:proofErr w:type="spellStart"/>
        <w:r w:rsidR="007C2999">
          <w:rPr>
            <w:rFonts w:ascii="Times New Roman" w:hAnsi="Times New Roman" w:cs="Times New Roman"/>
            <w:i/>
            <w:iCs/>
            <w:sz w:val="24"/>
            <w:szCs w:val="24"/>
          </w:rPr>
          <w:t>Picea</w:t>
        </w:r>
        <w:proofErr w:type="spellEnd"/>
        <w:r w:rsidR="007C2999">
          <w:rPr>
            <w:rFonts w:ascii="Times New Roman" w:hAnsi="Times New Roman" w:cs="Times New Roman"/>
            <w:i/>
            <w:iCs/>
            <w:sz w:val="24"/>
            <w:szCs w:val="24"/>
          </w:rPr>
          <w:t xml:space="preserve"> </w:t>
        </w:r>
        <w:proofErr w:type="spellStart"/>
        <w:r w:rsidR="007C2999">
          <w:rPr>
            <w:rFonts w:ascii="Times New Roman" w:hAnsi="Times New Roman" w:cs="Times New Roman"/>
            <w:i/>
            <w:iCs/>
            <w:sz w:val="24"/>
            <w:szCs w:val="24"/>
          </w:rPr>
          <w:t>engelmannii</w:t>
        </w:r>
        <w:proofErr w:type="spellEnd"/>
        <w:r w:rsidR="007C2999">
          <w:rPr>
            <w:rFonts w:ascii="Times New Roman" w:hAnsi="Times New Roman" w:cs="Times New Roman"/>
            <w:sz w:val="24"/>
            <w:szCs w:val="24"/>
          </w:rPr>
          <w:t>)</w:t>
        </w:r>
      </w:ins>
      <w:r>
        <w:rPr>
          <w:rFonts w:ascii="Times New Roman" w:hAnsi="Times New Roman" w:cs="Times New Roman"/>
          <w:sz w:val="24"/>
          <w:szCs w:val="24"/>
        </w:rPr>
        <w:t xml:space="preserve"> across the two species’ joint distribution in western NA are vulnerable to changing climates and disturbances. We do this by first estimating population trends between 2000-2009 and 2010-2019 for both species where they </w:t>
      </w:r>
      <w:proofErr w:type="gramStart"/>
      <w:r>
        <w:rPr>
          <w:rFonts w:ascii="Times New Roman" w:hAnsi="Times New Roman" w:cs="Times New Roman"/>
          <w:sz w:val="24"/>
          <w:szCs w:val="24"/>
        </w:rPr>
        <w:t>co-occur, and</w:t>
      </w:r>
      <w:proofErr w:type="gramEnd"/>
      <w:r>
        <w:rPr>
          <w:rFonts w:ascii="Times New Roman" w:hAnsi="Times New Roman" w:cs="Times New Roman"/>
          <w:sz w:val="24"/>
          <w:szCs w:val="24"/>
        </w:rPr>
        <w:t xml:space="preserve"> using a new </w:t>
      </w:r>
      <w:commentRangeStart w:id="11"/>
      <w:r>
        <w:rPr>
          <w:rFonts w:ascii="Times New Roman" w:hAnsi="Times New Roman" w:cs="Times New Roman"/>
          <w:sz w:val="24"/>
          <w:szCs w:val="24"/>
        </w:rPr>
        <w:t xml:space="preserve">conceptual framework </w:t>
      </w:r>
      <w:commentRangeEnd w:id="11"/>
      <w:r w:rsidR="00816712">
        <w:rPr>
          <w:rStyle w:val="CommentReference"/>
        </w:rPr>
        <w:commentReference w:id="11"/>
      </w:r>
      <w:r>
        <w:rPr>
          <w:rFonts w:ascii="Times New Roman" w:hAnsi="Times New Roman" w:cs="Times New Roman"/>
          <w:sz w:val="24"/>
          <w:szCs w:val="24"/>
        </w:rPr>
        <w:t xml:space="preserve">to categorize these trajectories. We then build a series of hierarchical Bayesian demographic models that estimate the effect of climate types, climate anomalies, and disturbance on individual mortality, regeneration, and recruitment. We use these models to assess whether projected future change scenarios make future coexistence more/less likely. </w:t>
      </w:r>
    </w:p>
    <w:p w14:paraId="5C5BF59F" w14:textId="77777777" w:rsidR="005E21E6" w:rsidRDefault="005E21E6" w:rsidP="001E4DEF">
      <w:pPr>
        <w:spacing w:line="360" w:lineRule="auto"/>
        <w:rPr>
          <w:rFonts w:ascii="Times New Roman" w:hAnsi="Times New Roman" w:cs="Times New Roman"/>
          <w:sz w:val="24"/>
          <w:szCs w:val="24"/>
        </w:rPr>
      </w:pPr>
    </w:p>
    <w:p w14:paraId="5E263241" w14:textId="1AF24C0B" w:rsidR="009F6CF1" w:rsidRPr="00EA2985" w:rsidRDefault="00E25466" w:rsidP="001E4DEF">
      <w:pPr>
        <w:spacing w:line="360" w:lineRule="auto"/>
        <w:rPr>
          <w:rFonts w:ascii="Times New Roman" w:hAnsi="Times New Roman" w:cs="Times New Roman"/>
          <w:sz w:val="24"/>
          <w:szCs w:val="24"/>
        </w:rPr>
      </w:pPr>
      <w:r w:rsidRPr="00EA2985">
        <w:rPr>
          <w:rFonts w:ascii="Times New Roman" w:hAnsi="Times New Roman" w:cs="Times New Roman"/>
          <w:b/>
          <w:bCs/>
          <w:sz w:val="24"/>
          <w:szCs w:val="24"/>
        </w:rPr>
        <w:t>Methods</w:t>
      </w:r>
    </w:p>
    <w:p w14:paraId="59697F0A" w14:textId="21B7C7FA" w:rsidR="00E25466" w:rsidRPr="00434BDC" w:rsidRDefault="00E25466" w:rsidP="001E4DEF">
      <w:pPr>
        <w:spacing w:line="360" w:lineRule="auto"/>
        <w:rPr>
          <w:rFonts w:ascii="Times New Roman" w:hAnsi="Times New Roman" w:cs="Times New Roman"/>
          <w:sz w:val="24"/>
          <w:szCs w:val="24"/>
          <w:u w:val="single"/>
        </w:rPr>
      </w:pPr>
      <w:r w:rsidRPr="00434BDC">
        <w:rPr>
          <w:rFonts w:ascii="Times New Roman" w:hAnsi="Times New Roman" w:cs="Times New Roman"/>
          <w:sz w:val="24"/>
          <w:szCs w:val="24"/>
          <w:u w:val="single"/>
        </w:rPr>
        <w:t>Forest inventory data</w:t>
      </w:r>
    </w:p>
    <w:p w14:paraId="18A632C8" w14:textId="4C47AA9F" w:rsidR="001C5867" w:rsidRDefault="001C5867" w:rsidP="001E4D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w:t>
      </w:r>
      <w:del w:id="12" w:author="Bell, David - FS, OR" w:date="2024-04-05T08:13:00Z">
        <w:r w:rsidDel="007C2999">
          <w:rPr>
            <w:rFonts w:ascii="Times New Roman" w:hAnsi="Times New Roman" w:cs="Times New Roman"/>
            <w:sz w:val="24"/>
            <w:szCs w:val="24"/>
          </w:rPr>
          <w:delText>US Forest Service Forest Inventory and Analysis (FIA)</w:delText>
        </w:r>
      </w:del>
      <w:ins w:id="13" w:author="Bell, David - FS, OR" w:date="2024-04-05T08:13:00Z">
        <w:r w:rsidR="007C2999">
          <w:rPr>
            <w:rFonts w:ascii="Times New Roman" w:hAnsi="Times New Roman" w:cs="Times New Roman"/>
            <w:sz w:val="24"/>
            <w:szCs w:val="24"/>
          </w:rPr>
          <w:t>FIA</w:t>
        </w:r>
      </w:ins>
      <w:r>
        <w:rPr>
          <w:rFonts w:ascii="Times New Roman" w:hAnsi="Times New Roman" w:cs="Times New Roman"/>
          <w:sz w:val="24"/>
          <w:szCs w:val="24"/>
        </w:rPr>
        <w:t xml:space="preserve"> database provides </w:t>
      </w:r>
      <w:proofErr w:type="gramStart"/>
      <w:r>
        <w:rPr>
          <w:rFonts w:ascii="Times New Roman" w:hAnsi="Times New Roman" w:cs="Times New Roman"/>
          <w:sz w:val="24"/>
          <w:szCs w:val="24"/>
        </w:rPr>
        <w:t>nationally-consistent</w:t>
      </w:r>
      <w:proofErr w:type="gramEnd"/>
      <w:ins w:id="14" w:author="Bell, David - FS, OR" w:date="2024-04-05T08:14:00Z">
        <w:r w:rsidR="007C2999">
          <w:rPr>
            <w:rFonts w:ascii="Times New Roman" w:hAnsi="Times New Roman" w:cs="Times New Roman"/>
            <w:sz w:val="24"/>
            <w:szCs w:val="24"/>
          </w:rPr>
          <w:t>,</w:t>
        </w:r>
      </w:ins>
      <w:del w:id="15" w:author="Bell, David - FS, OR" w:date="2024-04-05T08:14:00Z">
        <w:r w:rsidDel="007C2999">
          <w:rPr>
            <w:rFonts w:ascii="Times New Roman" w:hAnsi="Times New Roman" w:cs="Times New Roman"/>
            <w:sz w:val="24"/>
            <w:szCs w:val="24"/>
          </w:rPr>
          <w:delText xml:space="preserve"> and</w:delText>
        </w:r>
      </w:del>
      <w:r>
        <w:rPr>
          <w:rFonts w:ascii="Times New Roman" w:hAnsi="Times New Roman" w:cs="Times New Roman"/>
          <w:sz w:val="24"/>
          <w:szCs w:val="24"/>
        </w:rPr>
        <w:t xml:space="preserve"> randomized </w:t>
      </w:r>
      <w:ins w:id="16" w:author="Bell, David - FS, OR" w:date="2024-04-05T08:14:00Z">
        <w:r w:rsidR="007C2999">
          <w:rPr>
            <w:rFonts w:ascii="Times New Roman" w:hAnsi="Times New Roman" w:cs="Times New Roman"/>
            <w:sz w:val="24"/>
            <w:szCs w:val="24"/>
          </w:rPr>
          <w:t xml:space="preserve">sample of </w:t>
        </w:r>
      </w:ins>
      <w:r>
        <w:rPr>
          <w:rFonts w:ascii="Times New Roman" w:hAnsi="Times New Roman" w:cs="Times New Roman"/>
          <w:sz w:val="24"/>
          <w:szCs w:val="24"/>
        </w:rPr>
        <w:t xml:space="preserve">forest </w:t>
      </w:r>
      <w:del w:id="17" w:author="Bell, David - FS, OR" w:date="2024-04-05T08:14:00Z">
        <w:r w:rsidDel="007C2999">
          <w:rPr>
            <w:rFonts w:ascii="Times New Roman" w:hAnsi="Times New Roman" w:cs="Times New Roman"/>
            <w:sz w:val="24"/>
            <w:szCs w:val="24"/>
          </w:rPr>
          <w:delText xml:space="preserve">plot </w:delText>
        </w:r>
      </w:del>
      <w:r>
        <w:rPr>
          <w:rFonts w:ascii="Times New Roman" w:hAnsi="Times New Roman" w:cs="Times New Roman"/>
          <w:sz w:val="24"/>
          <w:szCs w:val="24"/>
        </w:rPr>
        <w:t xml:space="preserve">measurements across all forest lands in the United States. In the western United States, plots are remeasured on an average rotation of 10 years, facilitating estimates of decadal-scale changes in forest attributes and tree vital rates. In brief, each FIA plot consists of nested subplots on which adult trees (&gt; 12.7 cm DBH) are inventoried, microplots on which seedlings (&lt;2.54 cm DBH and </w:t>
      </w:r>
      <w:r>
        <w:rPr>
          <w:rFonts w:ascii="Times New Roman" w:hAnsi="Times New Roman" w:cs="Times New Roman"/>
          <w:sz w:val="24"/>
          <w:szCs w:val="24"/>
        </w:rPr>
        <w:lastRenderedPageBreak/>
        <w:t xml:space="preserve">&gt;15.24 cm height) and saplings (2.54 – 12.7 cm DBH) are inventoried, and </w:t>
      </w:r>
      <w:proofErr w:type="spellStart"/>
      <w:r>
        <w:rPr>
          <w:rFonts w:ascii="Times New Roman" w:hAnsi="Times New Roman" w:cs="Times New Roman"/>
          <w:sz w:val="24"/>
          <w:szCs w:val="24"/>
        </w:rPr>
        <w:t>macroplots</w:t>
      </w:r>
      <w:proofErr w:type="spellEnd"/>
      <w:r>
        <w:rPr>
          <w:rFonts w:ascii="Times New Roman" w:hAnsi="Times New Roman" w:cs="Times New Roman"/>
          <w:sz w:val="24"/>
          <w:szCs w:val="24"/>
        </w:rPr>
        <w:t xml:space="preserve"> on which large trees are inventoried (in certain Western states; size threshold varies by state). FIA field crews collect a vast array of information, including physical tree measurements, tree damages, putative causes of mortality, and disturbance type and extent. For a complete description of FIA sampling and measurement protocols, refer to the FIA user guide and FIA field manual</w:t>
      </w:r>
      <w:r w:rsidR="006364CD">
        <w:rPr>
          <w:rFonts w:ascii="Times New Roman" w:hAnsi="Times New Roman" w:cs="Times New Roman"/>
          <w:sz w:val="24"/>
          <w:szCs w:val="24"/>
        </w:rPr>
        <w:t xml:space="preserve">. </w:t>
      </w:r>
    </w:p>
    <w:p w14:paraId="0BD95B19" w14:textId="48BBBF9A" w:rsidR="001C5867" w:rsidRDefault="006364CD" w:rsidP="001E4D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We queried the FIA database for plots that had been remeasured during the 2010-2019 inventory </w:t>
      </w:r>
      <w:proofErr w:type="gramStart"/>
      <w:r>
        <w:rPr>
          <w:rFonts w:ascii="Times New Roman" w:hAnsi="Times New Roman" w:cs="Times New Roman"/>
          <w:sz w:val="24"/>
          <w:szCs w:val="24"/>
        </w:rPr>
        <w:t>period, and</w:t>
      </w:r>
      <w:proofErr w:type="gramEnd"/>
      <w:r>
        <w:rPr>
          <w:rFonts w:ascii="Times New Roman" w:hAnsi="Times New Roman" w:cs="Times New Roman"/>
          <w:sz w:val="24"/>
          <w:szCs w:val="24"/>
        </w:rPr>
        <w:t xml:space="preserve"> contained both subalpine fir and Engelmann spruce.</w:t>
      </w:r>
      <w:r w:rsidR="00442F38">
        <w:rPr>
          <w:rFonts w:ascii="Times New Roman" w:hAnsi="Times New Roman" w:cs="Times New Roman"/>
          <w:sz w:val="24"/>
          <w:szCs w:val="24"/>
        </w:rPr>
        <w:t xml:space="preserve"> Following Perret </w:t>
      </w:r>
      <w:r w:rsidR="00442F38">
        <w:rPr>
          <w:rFonts w:ascii="Times New Roman" w:hAnsi="Times New Roman" w:cs="Times New Roman"/>
          <w:i/>
          <w:iCs/>
          <w:sz w:val="24"/>
          <w:szCs w:val="24"/>
        </w:rPr>
        <w:t>et al.</w:t>
      </w:r>
      <w:r w:rsidR="00442F38">
        <w:rPr>
          <w:rFonts w:ascii="Times New Roman" w:hAnsi="Times New Roman" w:cs="Times New Roman"/>
          <w:sz w:val="24"/>
          <w:szCs w:val="24"/>
        </w:rPr>
        <w:t xml:space="preserve"> 2023, we included all plots that contained at least one </w:t>
      </w:r>
      <w:ins w:id="18" w:author="Bell, David - FS, OR" w:date="2024-04-05T08:18:00Z">
        <w:r w:rsidR="007C2999">
          <w:rPr>
            <w:rFonts w:ascii="Times New Roman" w:hAnsi="Times New Roman" w:cs="Times New Roman"/>
            <w:sz w:val="24"/>
            <w:szCs w:val="24"/>
          </w:rPr>
          <w:t xml:space="preserve">live or dead </w:t>
        </w:r>
      </w:ins>
      <w:r w:rsidR="00442F38">
        <w:rPr>
          <w:rFonts w:ascii="Times New Roman" w:hAnsi="Times New Roman" w:cs="Times New Roman"/>
          <w:sz w:val="24"/>
          <w:szCs w:val="24"/>
        </w:rPr>
        <w:t>individual of both species with a DBH &gt; 2.54 cm.</w:t>
      </w:r>
      <w:r>
        <w:rPr>
          <w:rFonts w:ascii="Times New Roman" w:hAnsi="Times New Roman" w:cs="Times New Roman"/>
          <w:sz w:val="24"/>
          <w:szCs w:val="24"/>
        </w:rPr>
        <w:t xml:space="preserve"> We intentionally retained plots that only contained dead individuals of either or both species, in order to avoid excluding plots that had experienced high mortality rates since the previous measurement.</w:t>
      </w:r>
      <w:r w:rsidR="003549F3">
        <w:rPr>
          <w:rFonts w:ascii="Times New Roman" w:hAnsi="Times New Roman" w:cs="Times New Roman"/>
          <w:sz w:val="24"/>
          <w:szCs w:val="24"/>
        </w:rPr>
        <w:t xml:space="preserve"> Every plot we included in our analyses could be linked back to a previous plot measurement; because Wyoming transitioned to the annualized sampling design later than other western States, initial plot measurements in the state came from the previous periodic survey design.</w:t>
      </w:r>
      <w:r w:rsidR="00442F38">
        <w:rPr>
          <w:rFonts w:ascii="Times New Roman" w:hAnsi="Times New Roman" w:cs="Times New Roman"/>
          <w:sz w:val="24"/>
          <w:szCs w:val="24"/>
        </w:rPr>
        <w:t xml:space="preserve"> In total, this yielded 2</w:t>
      </w:r>
      <w:r w:rsidR="009D6D6A">
        <w:rPr>
          <w:rFonts w:ascii="Times New Roman" w:hAnsi="Times New Roman" w:cs="Times New Roman"/>
          <w:sz w:val="24"/>
          <w:szCs w:val="24"/>
        </w:rPr>
        <w:t>,</w:t>
      </w:r>
      <w:r w:rsidR="00442F38">
        <w:rPr>
          <w:rFonts w:ascii="Times New Roman" w:hAnsi="Times New Roman" w:cs="Times New Roman"/>
          <w:sz w:val="24"/>
          <w:szCs w:val="24"/>
        </w:rPr>
        <w:t>9</w:t>
      </w:r>
      <w:r w:rsidR="009D6D6A">
        <w:rPr>
          <w:rFonts w:ascii="Times New Roman" w:hAnsi="Times New Roman" w:cs="Times New Roman"/>
          <w:sz w:val="24"/>
          <w:szCs w:val="24"/>
        </w:rPr>
        <w:t>7</w:t>
      </w:r>
      <w:r w:rsidR="00442F38">
        <w:rPr>
          <w:rFonts w:ascii="Times New Roman" w:hAnsi="Times New Roman" w:cs="Times New Roman"/>
          <w:sz w:val="24"/>
          <w:szCs w:val="24"/>
        </w:rPr>
        <w:t xml:space="preserve">2 plots with two measurements between the 2000-2009 and 2010-2019 inventory periods, containing </w:t>
      </w:r>
      <w:r w:rsidR="009D6D6A">
        <w:rPr>
          <w:rFonts w:ascii="Times New Roman" w:hAnsi="Times New Roman" w:cs="Times New Roman"/>
          <w:sz w:val="24"/>
          <w:szCs w:val="24"/>
        </w:rPr>
        <w:t>34,989 subalpine fir individuals and 27,944 Engelmann spruce individuals.</w:t>
      </w:r>
    </w:p>
    <w:p w14:paraId="0353FFEE" w14:textId="77777777" w:rsidR="00442F38" w:rsidRDefault="00442F38" w:rsidP="001E4DEF">
      <w:pPr>
        <w:spacing w:line="360" w:lineRule="auto"/>
        <w:rPr>
          <w:rFonts w:ascii="Times New Roman" w:hAnsi="Times New Roman" w:cs="Times New Roman"/>
          <w:i/>
          <w:iCs/>
          <w:sz w:val="24"/>
          <w:szCs w:val="24"/>
        </w:rPr>
      </w:pPr>
    </w:p>
    <w:p w14:paraId="0EBB16AC" w14:textId="737C519E" w:rsidR="00E25466" w:rsidRPr="00434BDC" w:rsidRDefault="00E25466" w:rsidP="001E4DEF">
      <w:pPr>
        <w:spacing w:line="360" w:lineRule="auto"/>
        <w:rPr>
          <w:rFonts w:ascii="Times New Roman" w:hAnsi="Times New Roman" w:cs="Times New Roman"/>
          <w:sz w:val="24"/>
          <w:szCs w:val="24"/>
          <w:u w:val="single"/>
        </w:rPr>
      </w:pPr>
      <w:commentRangeStart w:id="19"/>
      <w:commentRangeStart w:id="20"/>
      <w:r w:rsidRPr="00434BDC">
        <w:rPr>
          <w:rFonts w:ascii="Times New Roman" w:hAnsi="Times New Roman" w:cs="Times New Roman"/>
          <w:sz w:val="24"/>
          <w:szCs w:val="24"/>
          <w:u w:val="single"/>
        </w:rPr>
        <w:t xml:space="preserve">Population </w:t>
      </w:r>
      <w:r w:rsidR="0055003E" w:rsidRPr="00434BDC">
        <w:rPr>
          <w:rFonts w:ascii="Times New Roman" w:hAnsi="Times New Roman" w:cs="Times New Roman"/>
          <w:sz w:val="24"/>
          <w:szCs w:val="24"/>
          <w:u w:val="single"/>
        </w:rPr>
        <w:t>trajectories</w:t>
      </w:r>
    </w:p>
    <w:p w14:paraId="25D9E4C0" w14:textId="4E3A10FE" w:rsidR="00E22AE5" w:rsidRPr="00E22AE5" w:rsidRDefault="00442F38"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FIA program uses a randomized sampling design that facilitates post-stratified estimation of multiple forest attributes. We used standard FIA estimation procedures (Bechtold &amp; Patterson), modified from implementation in the rFIA package (</w:t>
      </w:r>
      <w:proofErr w:type="spellStart"/>
      <w:r>
        <w:rPr>
          <w:rFonts w:ascii="Times New Roman" w:hAnsi="Times New Roman" w:cs="Times New Roman"/>
          <w:sz w:val="24"/>
          <w:szCs w:val="24"/>
        </w:rPr>
        <w:t>Stanke</w:t>
      </w:r>
      <w:proofErr w:type="spellEnd"/>
      <w:r>
        <w:rPr>
          <w:rFonts w:ascii="Times New Roman" w:hAnsi="Times New Roman" w:cs="Times New Roman"/>
          <w:sz w:val="24"/>
          <w:szCs w:val="24"/>
        </w:rPr>
        <w:t>), to estimate decadal changes in the abundance and basal are</w:t>
      </w:r>
      <w:r w:rsidR="00A308A3">
        <w:rPr>
          <w:rFonts w:ascii="Times New Roman" w:hAnsi="Times New Roman" w:cs="Times New Roman"/>
          <w:sz w:val="24"/>
          <w:szCs w:val="24"/>
        </w:rPr>
        <w:t>a</w:t>
      </w:r>
      <w:r>
        <w:rPr>
          <w:rFonts w:ascii="Times New Roman" w:hAnsi="Times New Roman" w:cs="Times New Roman"/>
          <w:sz w:val="24"/>
          <w:szCs w:val="24"/>
        </w:rPr>
        <w:t xml:space="preserve"> of both subalpine fir and Engelmann spruce within ecoregion subsections (Bailey) occupied by</w:t>
      </w:r>
      <w:r w:rsidR="00815CF9">
        <w:rPr>
          <w:rFonts w:ascii="Times New Roman" w:hAnsi="Times New Roman" w:cs="Times New Roman"/>
          <w:sz w:val="24"/>
          <w:szCs w:val="24"/>
        </w:rPr>
        <w:t xml:space="preserve"> both</w:t>
      </w:r>
      <w:r>
        <w:rPr>
          <w:rFonts w:ascii="Times New Roman" w:hAnsi="Times New Roman" w:cs="Times New Roman"/>
          <w:sz w:val="24"/>
          <w:szCs w:val="24"/>
        </w:rPr>
        <w:t xml:space="preserve"> species.</w:t>
      </w:r>
      <w:r w:rsidR="00815CF9">
        <w:rPr>
          <w:rFonts w:ascii="Times New Roman" w:hAnsi="Times New Roman" w:cs="Times New Roman"/>
          <w:sz w:val="24"/>
          <w:szCs w:val="24"/>
        </w:rPr>
        <w:t xml:space="preserve"> Changes in either abundance or basal area can be </w:t>
      </w:r>
      <w:r w:rsidR="00566B2D">
        <w:rPr>
          <w:rFonts w:ascii="Times New Roman" w:hAnsi="Times New Roman" w:cs="Times New Roman"/>
          <w:sz w:val="24"/>
          <w:szCs w:val="24"/>
        </w:rPr>
        <w:t>caused by a variety of processes, including stand development, disturbance-related turnover, or mortality. To disentangle these processes, we combined abundance and basal area estimates for each species using a binary categorization scheme (Figure 1</w:t>
      </w:r>
      <w:r w:rsidR="00911C3B">
        <w:rPr>
          <w:rFonts w:ascii="Times New Roman" w:hAnsi="Times New Roman" w:cs="Times New Roman"/>
          <w:sz w:val="24"/>
          <w:szCs w:val="24"/>
        </w:rPr>
        <w:t xml:space="preserve">; Perret </w:t>
      </w:r>
      <w:r w:rsidR="00911C3B">
        <w:rPr>
          <w:rFonts w:ascii="Times New Roman" w:hAnsi="Times New Roman" w:cs="Times New Roman"/>
          <w:i/>
          <w:iCs/>
          <w:sz w:val="24"/>
          <w:szCs w:val="24"/>
        </w:rPr>
        <w:t>et al.</w:t>
      </w:r>
      <w:r w:rsidR="00911C3B">
        <w:rPr>
          <w:rFonts w:ascii="Times New Roman" w:hAnsi="Times New Roman" w:cs="Times New Roman"/>
          <w:sz w:val="24"/>
          <w:szCs w:val="24"/>
        </w:rPr>
        <w:t xml:space="preserve"> 2023</w:t>
      </w:r>
      <w:r w:rsidR="00566B2D">
        <w:rPr>
          <w:rFonts w:ascii="Times New Roman" w:hAnsi="Times New Roman" w:cs="Times New Roman"/>
          <w:sz w:val="24"/>
          <w:szCs w:val="24"/>
        </w:rPr>
        <w:t>) with four population trajectory categories:</w:t>
      </w:r>
      <w:r w:rsidR="00A308A3">
        <w:rPr>
          <w:rFonts w:ascii="Times New Roman" w:hAnsi="Times New Roman" w:cs="Times New Roman"/>
          <w:sz w:val="24"/>
          <w:szCs w:val="24"/>
        </w:rPr>
        <w:t xml:space="preserve"> </w:t>
      </w:r>
      <w:r w:rsidR="00A308A3">
        <w:rPr>
          <w:rFonts w:ascii="Times New Roman" w:hAnsi="Times New Roman" w:cs="Times New Roman"/>
          <w:i/>
          <w:iCs/>
          <w:sz w:val="24"/>
          <w:szCs w:val="24"/>
        </w:rPr>
        <w:t>densification</w:t>
      </w:r>
      <w:r w:rsidR="00A308A3">
        <w:rPr>
          <w:rFonts w:ascii="Times New Roman" w:hAnsi="Times New Roman" w:cs="Times New Roman"/>
          <w:sz w:val="24"/>
          <w:szCs w:val="24"/>
        </w:rPr>
        <w:t xml:space="preserve"> (increases in both basal area and abundance), </w:t>
      </w:r>
      <w:r w:rsidR="00A308A3">
        <w:rPr>
          <w:rFonts w:ascii="Times New Roman" w:hAnsi="Times New Roman" w:cs="Times New Roman"/>
          <w:i/>
          <w:iCs/>
          <w:sz w:val="24"/>
          <w:szCs w:val="24"/>
        </w:rPr>
        <w:t>development</w:t>
      </w:r>
      <w:r w:rsidR="00A308A3">
        <w:rPr>
          <w:rFonts w:ascii="Times New Roman" w:hAnsi="Times New Roman" w:cs="Times New Roman"/>
          <w:sz w:val="24"/>
          <w:szCs w:val="24"/>
        </w:rPr>
        <w:t xml:space="preserve"> (declining abundance but increasing basal area), </w:t>
      </w:r>
      <w:r w:rsidR="00A308A3">
        <w:rPr>
          <w:rFonts w:ascii="Times New Roman" w:hAnsi="Times New Roman" w:cs="Times New Roman"/>
          <w:i/>
          <w:iCs/>
          <w:sz w:val="24"/>
          <w:szCs w:val="24"/>
        </w:rPr>
        <w:t>turnover</w:t>
      </w:r>
      <w:r w:rsidR="00A308A3">
        <w:rPr>
          <w:rFonts w:ascii="Times New Roman" w:hAnsi="Times New Roman" w:cs="Times New Roman"/>
          <w:sz w:val="24"/>
          <w:szCs w:val="24"/>
        </w:rPr>
        <w:t xml:space="preserve"> (increasing abundance but declining basal area)</w:t>
      </w:r>
      <w:r w:rsidR="00A308A3">
        <w:rPr>
          <w:rFonts w:ascii="Times New Roman" w:hAnsi="Times New Roman" w:cs="Times New Roman"/>
          <w:i/>
          <w:iCs/>
          <w:sz w:val="24"/>
          <w:szCs w:val="24"/>
        </w:rPr>
        <w:t>,</w:t>
      </w:r>
      <w:r w:rsidR="00A308A3">
        <w:rPr>
          <w:rFonts w:ascii="Times New Roman" w:hAnsi="Times New Roman" w:cs="Times New Roman"/>
          <w:sz w:val="24"/>
          <w:szCs w:val="24"/>
        </w:rPr>
        <w:t xml:space="preserve"> and </w:t>
      </w:r>
      <w:r w:rsidR="00A308A3">
        <w:rPr>
          <w:rFonts w:ascii="Times New Roman" w:hAnsi="Times New Roman" w:cs="Times New Roman"/>
          <w:i/>
          <w:iCs/>
          <w:sz w:val="24"/>
          <w:szCs w:val="24"/>
        </w:rPr>
        <w:t>decline</w:t>
      </w:r>
      <w:r w:rsidR="00A308A3">
        <w:rPr>
          <w:rFonts w:ascii="Times New Roman" w:hAnsi="Times New Roman" w:cs="Times New Roman"/>
          <w:sz w:val="24"/>
          <w:szCs w:val="24"/>
        </w:rPr>
        <w:t xml:space="preserve"> (decreases in both basal area and abundance). In cases where </w:t>
      </w:r>
      <w:r w:rsidR="00E22AE5">
        <w:rPr>
          <w:rFonts w:ascii="Times New Roman" w:hAnsi="Times New Roman" w:cs="Times New Roman"/>
          <w:sz w:val="24"/>
          <w:szCs w:val="24"/>
        </w:rPr>
        <w:t>change estimates were statistically indistinguishable from zero (</w:t>
      </w:r>
      <w:r w:rsidR="00E22AE5">
        <w:rPr>
          <w:rFonts w:ascii="Times New Roman" w:hAnsi="Times New Roman" w:cs="Times New Roman"/>
          <w:i/>
          <w:iCs/>
          <w:sz w:val="24"/>
          <w:szCs w:val="24"/>
        </w:rPr>
        <w:t>i.e.,</w:t>
      </w:r>
      <w:r w:rsidR="00E22AE5">
        <w:rPr>
          <w:rFonts w:ascii="Times New Roman" w:hAnsi="Times New Roman" w:cs="Times New Roman"/>
          <w:sz w:val="24"/>
          <w:szCs w:val="24"/>
        </w:rPr>
        <w:t xml:space="preserve"> sampling error </w:t>
      </w:r>
      <w:r w:rsidR="00E22AE5">
        <w:rPr>
          <w:rFonts w:ascii="Times New Roman" w:hAnsi="Times New Roman" w:cs="Times New Roman"/>
          <w:sz w:val="24"/>
          <w:szCs w:val="24"/>
        </w:rPr>
        <w:lastRenderedPageBreak/>
        <w:t>was equal or greater to the magnitude of the change), we treated the estimate as though it were positive.</w:t>
      </w:r>
      <w:r w:rsidR="00566B2D">
        <w:rPr>
          <w:rFonts w:ascii="Times New Roman" w:hAnsi="Times New Roman" w:cs="Times New Roman"/>
          <w:sz w:val="24"/>
          <w:szCs w:val="24"/>
        </w:rPr>
        <w:t xml:space="preserve"> </w:t>
      </w:r>
    </w:p>
    <w:p w14:paraId="0BE69C03" w14:textId="24FD1C40" w:rsidR="00014643" w:rsidRPr="00EA2985" w:rsidRDefault="00911C3B"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Continued codominance of Engelmann spruce and subalpine fir requires positive population trajectories </w:t>
      </w:r>
      <w:r w:rsidR="00C668CC">
        <w:rPr>
          <w:rFonts w:ascii="Times New Roman" w:hAnsi="Times New Roman" w:cs="Times New Roman"/>
          <w:sz w:val="24"/>
          <w:szCs w:val="24"/>
        </w:rPr>
        <w:t>(</w:t>
      </w:r>
      <w:r w:rsidR="00C668CC">
        <w:rPr>
          <w:rFonts w:ascii="Times New Roman" w:hAnsi="Times New Roman" w:cs="Times New Roman"/>
          <w:i/>
          <w:iCs/>
          <w:sz w:val="24"/>
          <w:szCs w:val="24"/>
        </w:rPr>
        <w:t>i.e.,</w:t>
      </w:r>
      <w:r w:rsidR="00C668CC">
        <w:rPr>
          <w:rFonts w:ascii="Times New Roman" w:hAnsi="Times New Roman" w:cs="Times New Roman"/>
          <w:sz w:val="24"/>
          <w:szCs w:val="24"/>
        </w:rPr>
        <w:t xml:space="preserve"> </w:t>
      </w:r>
      <w:r w:rsidR="00C668CC">
        <w:rPr>
          <w:rFonts w:ascii="Times New Roman" w:hAnsi="Times New Roman" w:cs="Times New Roman"/>
          <w:i/>
          <w:iCs/>
          <w:sz w:val="24"/>
          <w:szCs w:val="24"/>
        </w:rPr>
        <w:t xml:space="preserve">development </w:t>
      </w:r>
      <w:r w:rsidR="00C668CC">
        <w:rPr>
          <w:rFonts w:ascii="Times New Roman" w:hAnsi="Times New Roman" w:cs="Times New Roman"/>
          <w:sz w:val="24"/>
          <w:szCs w:val="24"/>
        </w:rPr>
        <w:t>or</w:t>
      </w:r>
      <w:r w:rsidR="00C668CC">
        <w:rPr>
          <w:rFonts w:ascii="Times New Roman" w:hAnsi="Times New Roman" w:cs="Times New Roman"/>
          <w:i/>
          <w:iCs/>
          <w:sz w:val="24"/>
          <w:szCs w:val="24"/>
        </w:rPr>
        <w:t xml:space="preserve"> densification</w:t>
      </w:r>
      <w:r w:rsidR="00C668CC">
        <w:rPr>
          <w:rFonts w:ascii="Times New Roman" w:hAnsi="Times New Roman" w:cs="Times New Roman"/>
          <w:sz w:val="24"/>
          <w:szCs w:val="24"/>
        </w:rPr>
        <w:t xml:space="preserve">, described above) </w:t>
      </w:r>
      <w:r>
        <w:rPr>
          <w:rFonts w:ascii="Times New Roman" w:hAnsi="Times New Roman" w:cs="Times New Roman"/>
          <w:sz w:val="24"/>
          <w:szCs w:val="24"/>
        </w:rPr>
        <w:t>for both species.</w:t>
      </w:r>
      <w:r w:rsidR="00C668CC">
        <w:rPr>
          <w:rFonts w:ascii="Times New Roman" w:hAnsi="Times New Roman" w:cs="Times New Roman"/>
          <w:sz w:val="24"/>
          <w:szCs w:val="24"/>
        </w:rPr>
        <w:t xml:space="preserve"> </w:t>
      </w:r>
      <w:r w:rsidR="00014643">
        <w:rPr>
          <w:rFonts w:ascii="Times New Roman" w:hAnsi="Times New Roman" w:cs="Times New Roman"/>
          <w:sz w:val="24"/>
          <w:szCs w:val="24"/>
        </w:rPr>
        <w:t xml:space="preserve">In contrast, if one species is experiencing turnover or decline, the spruce-fir system is vulnerable to a shift to single-species dominance or other compositional changes. We used the single-species population trajectories described above to categorize these possibilities (Figure 1) after the post-disturbance reorganization schema presented by Seidl &amp; Turner (2021). These possibilities include: </w:t>
      </w:r>
      <w:r w:rsidR="00014643" w:rsidRPr="00EA2985">
        <w:rPr>
          <w:rFonts w:ascii="Times New Roman" w:hAnsi="Times New Roman" w:cs="Times New Roman"/>
          <w:sz w:val="24"/>
          <w:szCs w:val="24"/>
        </w:rPr>
        <w:t xml:space="preserve">(1) </w:t>
      </w:r>
      <w:r w:rsidR="00014643" w:rsidRPr="00EA2985">
        <w:rPr>
          <w:rFonts w:ascii="Times New Roman" w:hAnsi="Times New Roman" w:cs="Times New Roman"/>
          <w:i/>
          <w:iCs/>
          <w:sz w:val="24"/>
          <w:szCs w:val="24"/>
        </w:rPr>
        <w:t>persistence/resilience</w:t>
      </w:r>
      <w:r w:rsidR="00014643" w:rsidRPr="00EA2985">
        <w:rPr>
          <w:rFonts w:ascii="Times New Roman" w:hAnsi="Times New Roman" w:cs="Times New Roman"/>
          <w:sz w:val="24"/>
          <w:szCs w:val="24"/>
        </w:rPr>
        <w:t xml:space="preserve"> – both species are either undergoing changes corresponding with normal stand development or are actively increasing in density; (2) </w:t>
      </w:r>
      <w:r w:rsidR="00014643" w:rsidRPr="00EA2985">
        <w:rPr>
          <w:rFonts w:ascii="Times New Roman" w:hAnsi="Times New Roman" w:cs="Times New Roman"/>
          <w:i/>
          <w:iCs/>
          <w:sz w:val="24"/>
          <w:szCs w:val="24"/>
        </w:rPr>
        <w:t>structural change</w:t>
      </w:r>
      <w:r w:rsidR="00014643" w:rsidRPr="00EA2985">
        <w:rPr>
          <w:rFonts w:ascii="Times New Roman" w:hAnsi="Times New Roman" w:cs="Times New Roman"/>
          <w:sz w:val="24"/>
          <w:szCs w:val="24"/>
        </w:rPr>
        <w:t xml:space="preserve"> – one or both species have experienced significant turnover of individuals, indicating that future trajectories may depend on post-disturbance recovery and survival of new recruits; (3) </w:t>
      </w:r>
      <w:r w:rsidR="00014643" w:rsidRPr="00EA2985">
        <w:rPr>
          <w:rFonts w:ascii="Times New Roman" w:hAnsi="Times New Roman" w:cs="Times New Roman"/>
          <w:i/>
          <w:iCs/>
          <w:sz w:val="24"/>
          <w:szCs w:val="24"/>
        </w:rPr>
        <w:t xml:space="preserve">compositional change </w:t>
      </w:r>
      <w:r w:rsidR="00014643" w:rsidRPr="00EA2985">
        <w:rPr>
          <w:rFonts w:ascii="Times New Roman" w:hAnsi="Times New Roman" w:cs="Times New Roman"/>
          <w:sz w:val="24"/>
          <w:szCs w:val="24"/>
        </w:rPr>
        <w:t>– one species is in decline while the other is either undergoing normal stand development or increasing in density, suggesting that one species will become dominant over the other; and (4)</w:t>
      </w:r>
      <w:r w:rsidR="00014643" w:rsidRPr="00EA2985">
        <w:rPr>
          <w:rFonts w:ascii="Times New Roman" w:hAnsi="Times New Roman" w:cs="Times New Roman"/>
          <w:i/>
          <w:iCs/>
          <w:sz w:val="24"/>
          <w:szCs w:val="24"/>
        </w:rPr>
        <w:t xml:space="preserve"> replacement</w:t>
      </w:r>
      <w:r w:rsidR="00014643" w:rsidRPr="00EA2985">
        <w:rPr>
          <w:rFonts w:ascii="Times New Roman" w:hAnsi="Times New Roman" w:cs="Times New Roman"/>
          <w:sz w:val="24"/>
          <w:szCs w:val="24"/>
        </w:rPr>
        <w:t xml:space="preserve"> – indicating that both species are in decline</w:t>
      </w:r>
      <w:r w:rsidR="005E21E6">
        <w:rPr>
          <w:rFonts w:ascii="Times New Roman" w:hAnsi="Times New Roman" w:cs="Times New Roman"/>
          <w:sz w:val="24"/>
          <w:szCs w:val="24"/>
        </w:rPr>
        <w:t>, and the system may be replaced entirely.</w:t>
      </w:r>
      <w:r w:rsidR="00014643" w:rsidRPr="00EA2985">
        <w:rPr>
          <w:rFonts w:ascii="Times New Roman" w:hAnsi="Times New Roman" w:cs="Times New Roman"/>
          <w:sz w:val="24"/>
          <w:szCs w:val="24"/>
        </w:rPr>
        <w:t xml:space="preserve"> </w:t>
      </w:r>
      <w:commentRangeEnd w:id="19"/>
      <w:r w:rsidR="005E21E6">
        <w:rPr>
          <w:rStyle w:val="CommentReference"/>
        </w:rPr>
        <w:commentReference w:id="19"/>
      </w:r>
      <w:commentRangeEnd w:id="20"/>
      <w:r w:rsidR="00EA516B">
        <w:rPr>
          <w:rStyle w:val="CommentReference"/>
        </w:rPr>
        <w:commentReference w:id="20"/>
      </w:r>
    </w:p>
    <w:p w14:paraId="2AD65703" w14:textId="77777777" w:rsidR="001E4DEF" w:rsidRDefault="001E4DEF" w:rsidP="001E4DEF">
      <w:pPr>
        <w:spacing w:line="360" w:lineRule="auto"/>
        <w:ind w:left="720" w:hanging="720"/>
        <w:rPr>
          <w:rFonts w:ascii="Times New Roman" w:hAnsi="Times New Roman" w:cs="Times New Roman"/>
          <w:sz w:val="24"/>
          <w:szCs w:val="24"/>
          <w:u w:val="single"/>
        </w:rPr>
      </w:pPr>
    </w:p>
    <w:p w14:paraId="13A1BFDB" w14:textId="30398CAB" w:rsidR="00E25466" w:rsidRPr="00434BDC" w:rsidRDefault="00E25466" w:rsidP="001E4DEF">
      <w:pPr>
        <w:spacing w:line="360" w:lineRule="auto"/>
        <w:ind w:left="720" w:hanging="720"/>
        <w:rPr>
          <w:rFonts w:ascii="Times New Roman" w:hAnsi="Times New Roman" w:cs="Times New Roman"/>
          <w:sz w:val="24"/>
          <w:szCs w:val="24"/>
          <w:u w:val="single"/>
        </w:rPr>
      </w:pPr>
      <w:r w:rsidRPr="00434BDC">
        <w:rPr>
          <w:rFonts w:ascii="Times New Roman" w:hAnsi="Times New Roman" w:cs="Times New Roman"/>
          <w:sz w:val="24"/>
          <w:szCs w:val="24"/>
          <w:u w:val="single"/>
        </w:rPr>
        <w:t>Demographic models</w:t>
      </w:r>
    </w:p>
    <w:p w14:paraId="0C2A3BB2" w14:textId="12CC10C7" w:rsidR="00E22006" w:rsidRPr="00E22006" w:rsidRDefault="00E22006"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We built a series of statistical models for each species predicting individual mortality, seedling presence, and recruitment presence as the linear combination of several predictor variables and their interactions</w:t>
      </w:r>
      <w:ins w:id="21" w:author="Bell, David - FS, OR" w:date="2024-04-05T08:58:00Z">
        <w:r w:rsidR="00190A9A">
          <w:rPr>
            <w:rFonts w:ascii="Times New Roman" w:hAnsi="Times New Roman" w:cs="Times New Roman"/>
            <w:sz w:val="24"/>
            <w:szCs w:val="24"/>
          </w:rPr>
          <w:t xml:space="preserve"> related to tree condition (mortality only), forest stand structure, and climate</w:t>
        </w:r>
      </w:ins>
      <w:r>
        <w:rPr>
          <w:rFonts w:ascii="Times New Roman" w:hAnsi="Times New Roman" w:cs="Times New Roman"/>
          <w:sz w:val="24"/>
          <w:szCs w:val="24"/>
        </w:rPr>
        <w:t>. Because each response variable is a binary state (</w:t>
      </w:r>
      <w:r>
        <w:rPr>
          <w:rFonts w:ascii="Times New Roman" w:hAnsi="Times New Roman" w:cs="Times New Roman"/>
          <w:i/>
          <w:iCs/>
          <w:sz w:val="24"/>
          <w:szCs w:val="24"/>
        </w:rPr>
        <w:t>i.e.,</w:t>
      </w:r>
      <w:r>
        <w:rPr>
          <w:rFonts w:ascii="Times New Roman" w:hAnsi="Times New Roman" w:cs="Times New Roman"/>
          <w:sz w:val="24"/>
          <w:szCs w:val="24"/>
        </w:rPr>
        <w:t xml:space="preserve"> the presence or absence of mortality, seedlings, or recruitment), each model is a binomial generalized linear mixed model with a logit link function that we implemented in a Bayesian framework with non-informative priors.</w:t>
      </w:r>
      <w:r w:rsidR="005E21E6">
        <w:rPr>
          <w:rFonts w:ascii="Times New Roman" w:hAnsi="Times New Roman" w:cs="Times New Roman"/>
          <w:sz w:val="24"/>
          <w:szCs w:val="24"/>
        </w:rPr>
        <w:t xml:space="preserve"> </w:t>
      </w:r>
      <w:r w:rsidR="00D506B2">
        <w:rPr>
          <w:rFonts w:ascii="Times New Roman" w:hAnsi="Times New Roman" w:cs="Times New Roman"/>
          <w:sz w:val="24"/>
          <w:szCs w:val="24"/>
        </w:rPr>
        <w:t>We used the ‘brms’ package (</w:t>
      </w:r>
      <w:proofErr w:type="spellStart"/>
      <w:r w:rsidR="00D506B2">
        <w:rPr>
          <w:rFonts w:ascii="Times New Roman" w:hAnsi="Times New Roman" w:cs="Times New Roman"/>
          <w:sz w:val="24"/>
          <w:szCs w:val="24"/>
        </w:rPr>
        <w:t>cit</w:t>
      </w:r>
      <w:proofErr w:type="spellEnd"/>
      <w:r w:rsidR="00D506B2">
        <w:rPr>
          <w:rFonts w:ascii="Times New Roman" w:hAnsi="Times New Roman" w:cs="Times New Roman"/>
          <w:sz w:val="24"/>
          <w:szCs w:val="24"/>
        </w:rPr>
        <w:t>) in the RX.X.X statistical programming environment (R Core Team, 2023) to build all of our models.</w:t>
      </w:r>
      <w:r w:rsidR="00BA0BD5">
        <w:rPr>
          <w:rFonts w:ascii="Times New Roman" w:hAnsi="Times New Roman" w:cs="Times New Roman"/>
          <w:sz w:val="24"/>
          <w:szCs w:val="24"/>
        </w:rPr>
        <w:t xml:space="preserve"> All models were trained with uninformative priors over 10,000 “burn-in” iterations and 10,000 sampling iterations across four sampling chains.</w:t>
      </w:r>
      <w:r w:rsidR="00DF70D3">
        <w:rPr>
          <w:rFonts w:ascii="Times New Roman" w:hAnsi="Times New Roman" w:cs="Times New Roman"/>
          <w:sz w:val="24"/>
          <w:szCs w:val="24"/>
        </w:rPr>
        <w:t xml:space="preserve"> Model convergence was assessed using Ruben-Gelman statistics for each estimated model parameter and visual inspection of sampling chains.</w:t>
      </w:r>
    </w:p>
    <w:p w14:paraId="65B91C1B" w14:textId="35A080F5" w:rsidR="004E291C" w:rsidRPr="00434BDC" w:rsidRDefault="005E21E6" w:rsidP="001E4DEF">
      <w:pPr>
        <w:spacing w:line="360" w:lineRule="auto"/>
        <w:ind w:left="720" w:hanging="720"/>
        <w:rPr>
          <w:rFonts w:ascii="Times New Roman" w:hAnsi="Times New Roman" w:cs="Times New Roman"/>
          <w:i/>
          <w:iCs/>
          <w:sz w:val="24"/>
          <w:szCs w:val="24"/>
        </w:rPr>
      </w:pPr>
      <w:r w:rsidRPr="00434BDC">
        <w:rPr>
          <w:rFonts w:ascii="Times New Roman" w:hAnsi="Times New Roman" w:cs="Times New Roman"/>
          <w:i/>
          <w:iCs/>
          <w:sz w:val="24"/>
          <w:szCs w:val="24"/>
        </w:rPr>
        <w:lastRenderedPageBreak/>
        <w:t>Climate data</w:t>
      </w:r>
    </w:p>
    <w:p w14:paraId="15E528D4" w14:textId="52228855" w:rsidR="004E291C" w:rsidRDefault="005E21E6" w:rsidP="001E4DEF">
      <w:pPr>
        <w:spacing w:line="360" w:lineRule="auto"/>
        <w:rPr>
          <w:rFonts w:ascii="Times New Roman" w:hAnsi="Times New Roman" w:cs="Times New Roman"/>
          <w:sz w:val="24"/>
          <w:szCs w:val="24"/>
        </w:rPr>
      </w:pPr>
      <w:r>
        <w:rPr>
          <w:rFonts w:ascii="Times New Roman" w:hAnsi="Times New Roman" w:cs="Times New Roman"/>
          <w:sz w:val="24"/>
          <w:szCs w:val="24"/>
        </w:rPr>
        <w:tab/>
      </w:r>
      <w:commentRangeStart w:id="22"/>
      <w:r>
        <w:rPr>
          <w:rFonts w:ascii="Times New Roman" w:hAnsi="Times New Roman" w:cs="Times New Roman"/>
          <w:sz w:val="24"/>
          <w:szCs w:val="24"/>
        </w:rPr>
        <w:t xml:space="preserve">Past work has demonstrated </w:t>
      </w:r>
      <w:r w:rsidR="00D506B2">
        <w:rPr>
          <w:rFonts w:ascii="Times New Roman" w:hAnsi="Times New Roman" w:cs="Times New Roman"/>
          <w:sz w:val="24"/>
          <w:szCs w:val="24"/>
        </w:rPr>
        <w:t xml:space="preserve">tree demography in temperate regions is strongly influenced by aspects of the local climate related to moisture availability (Littlefield, Davis, </w:t>
      </w:r>
      <w:proofErr w:type="spellStart"/>
      <w:r w:rsidR="00D506B2">
        <w:rPr>
          <w:rFonts w:ascii="Times New Roman" w:hAnsi="Times New Roman" w:cs="Times New Roman"/>
          <w:sz w:val="24"/>
          <w:szCs w:val="24"/>
        </w:rPr>
        <w:t>Babst</w:t>
      </w:r>
      <w:proofErr w:type="spellEnd"/>
      <w:r w:rsidR="00D506B2">
        <w:rPr>
          <w:rFonts w:ascii="Times New Roman" w:hAnsi="Times New Roman" w:cs="Times New Roman"/>
          <w:sz w:val="24"/>
          <w:szCs w:val="24"/>
        </w:rPr>
        <w:t xml:space="preserve">, </w:t>
      </w:r>
      <w:proofErr w:type="spellStart"/>
      <w:r w:rsidR="00D506B2">
        <w:rPr>
          <w:rFonts w:ascii="Times New Roman" w:hAnsi="Times New Roman" w:cs="Times New Roman"/>
          <w:sz w:val="24"/>
          <w:szCs w:val="24"/>
        </w:rPr>
        <w:t>etc</w:t>
      </w:r>
      <w:proofErr w:type="spellEnd"/>
      <w:r w:rsidR="00D506B2">
        <w:rPr>
          <w:rFonts w:ascii="Times New Roman" w:hAnsi="Times New Roman" w:cs="Times New Roman"/>
          <w:sz w:val="24"/>
          <w:szCs w:val="24"/>
        </w:rPr>
        <w:t xml:space="preserve">). </w:t>
      </w:r>
      <w:commentRangeEnd w:id="22"/>
      <w:r w:rsidR="00190A9A">
        <w:rPr>
          <w:rStyle w:val="CommentReference"/>
        </w:rPr>
        <w:commentReference w:id="22"/>
      </w:r>
      <w:r w:rsidR="00D506B2">
        <w:rPr>
          <w:rFonts w:ascii="Times New Roman" w:hAnsi="Times New Roman" w:cs="Times New Roman"/>
          <w:sz w:val="24"/>
          <w:szCs w:val="24"/>
        </w:rPr>
        <w:t>However, at regional or continental scales, spatial variation in mean climatic conditions also plays an important role in structuring biogeographical patterns in forest systems, including local responses to temporal climatic variation (</w:t>
      </w:r>
      <w:proofErr w:type="spellStart"/>
      <w:r w:rsidR="00D506B2">
        <w:rPr>
          <w:rFonts w:ascii="Times New Roman" w:hAnsi="Times New Roman" w:cs="Times New Roman"/>
          <w:sz w:val="24"/>
          <w:szCs w:val="24"/>
        </w:rPr>
        <w:t>cits</w:t>
      </w:r>
      <w:proofErr w:type="spellEnd"/>
      <w:r w:rsidR="00D506B2">
        <w:rPr>
          <w:rFonts w:ascii="Times New Roman" w:hAnsi="Times New Roman" w:cs="Times New Roman"/>
          <w:sz w:val="24"/>
          <w:szCs w:val="24"/>
        </w:rPr>
        <w:t>, Klesse, Perret). We balanced these different influences in our demographic models by including climate predictors reflecting underlying mean climatic conditions, as well as predictors reflecting local</w:t>
      </w:r>
      <w:r w:rsidR="00D73469">
        <w:rPr>
          <w:rFonts w:ascii="Times New Roman" w:hAnsi="Times New Roman" w:cs="Times New Roman"/>
          <w:sz w:val="24"/>
          <w:szCs w:val="24"/>
        </w:rPr>
        <w:t xml:space="preserve"> climate anomalies. Specifically, we used historical climate data from </w:t>
      </w:r>
      <w:proofErr w:type="spellStart"/>
      <w:r w:rsidR="00D73469">
        <w:rPr>
          <w:rFonts w:ascii="Times New Roman" w:hAnsi="Times New Roman" w:cs="Times New Roman"/>
          <w:sz w:val="24"/>
          <w:szCs w:val="24"/>
        </w:rPr>
        <w:t>ClimateNA</w:t>
      </w:r>
      <w:proofErr w:type="spellEnd"/>
      <w:r w:rsidR="00D73469">
        <w:rPr>
          <w:rFonts w:ascii="Times New Roman" w:hAnsi="Times New Roman" w:cs="Times New Roman"/>
          <w:sz w:val="24"/>
          <w:szCs w:val="24"/>
        </w:rPr>
        <w:t xml:space="preserve"> (Wang et al) to calculate the mean annual temperature, mean annual precipitation, and mean climatic moisture deficit for each FIA plot in our dataset during a reference period comprising the 30 years preceding each site’s initial measurement. We then calculated the maximum mean annual temperature and climatic moisture deficit anomalies each plot experienced between its initial measurement and remeasurement (approximately 10 years) relative to the reference period means. These maximum anomalies were converted to z-scores using variation observed during the reference period, following the procedures of Littlefield </w:t>
      </w:r>
      <w:r w:rsidR="00D73469">
        <w:rPr>
          <w:rFonts w:ascii="Times New Roman" w:hAnsi="Times New Roman" w:cs="Times New Roman"/>
          <w:i/>
          <w:iCs/>
          <w:sz w:val="24"/>
          <w:szCs w:val="24"/>
        </w:rPr>
        <w:t>et al.</w:t>
      </w:r>
      <w:r w:rsidR="00D73469">
        <w:rPr>
          <w:rFonts w:ascii="Times New Roman" w:hAnsi="Times New Roman" w:cs="Times New Roman"/>
          <w:sz w:val="24"/>
          <w:szCs w:val="24"/>
        </w:rPr>
        <w:t xml:space="preserve"> (2020) and Davis </w:t>
      </w:r>
      <w:r w:rsidR="00D73469">
        <w:rPr>
          <w:rFonts w:ascii="Times New Roman" w:hAnsi="Times New Roman" w:cs="Times New Roman"/>
          <w:i/>
          <w:iCs/>
          <w:sz w:val="24"/>
          <w:szCs w:val="24"/>
        </w:rPr>
        <w:t>et al.</w:t>
      </w:r>
      <w:r w:rsidR="00D73469">
        <w:rPr>
          <w:rFonts w:ascii="Times New Roman" w:hAnsi="Times New Roman" w:cs="Times New Roman"/>
          <w:sz w:val="24"/>
          <w:szCs w:val="24"/>
        </w:rPr>
        <w:t xml:space="preserve"> (2023). These anomalies capture the maximum degree to which </w:t>
      </w:r>
      <w:r w:rsidR="00434BDC">
        <w:rPr>
          <w:rFonts w:ascii="Times New Roman" w:hAnsi="Times New Roman" w:cs="Times New Roman"/>
          <w:sz w:val="24"/>
          <w:szCs w:val="24"/>
        </w:rPr>
        <w:t>climatic conditions at each FIA plot departed from historical baselines during the period reflecting our population trajectory estimates. In all our demographic models, we incorporated interactions between climate anomalies and reference mean conditions, which allows for regional variation in demographic responses to local temporal climatic variation.</w:t>
      </w:r>
    </w:p>
    <w:p w14:paraId="33848749" w14:textId="7934493F" w:rsidR="00434BDC" w:rsidRDefault="00434BDC" w:rsidP="001E4DEF">
      <w:pPr>
        <w:spacing w:line="360" w:lineRule="auto"/>
        <w:rPr>
          <w:rFonts w:ascii="Times New Roman" w:hAnsi="Times New Roman" w:cs="Times New Roman"/>
          <w:i/>
          <w:iCs/>
          <w:sz w:val="24"/>
          <w:szCs w:val="24"/>
        </w:rPr>
      </w:pPr>
      <w:r>
        <w:rPr>
          <w:rFonts w:ascii="Times New Roman" w:hAnsi="Times New Roman" w:cs="Times New Roman"/>
          <w:i/>
          <w:iCs/>
          <w:sz w:val="24"/>
          <w:szCs w:val="24"/>
        </w:rPr>
        <w:t>Mortality models</w:t>
      </w:r>
    </w:p>
    <w:p w14:paraId="69719C64" w14:textId="3E6141A9" w:rsidR="00157D9B" w:rsidRDefault="00157D9B" w:rsidP="001E4DEF">
      <w:pPr>
        <w:spacing w:line="360" w:lineRule="auto"/>
        <w:rPr>
          <w:rFonts w:ascii="Times New Roman" w:hAnsi="Times New Roman" w:cs="Times New Roman"/>
          <w:sz w:val="24"/>
          <w:szCs w:val="24"/>
        </w:rPr>
      </w:pPr>
      <w:r>
        <w:rPr>
          <w:rFonts w:ascii="Times New Roman" w:hAnsi="Times New Roman" w:cs="Times New Roman"/>
          <w:i/>
          <w:iCs/>
          <w:sz w:val="24"/>
          <w:szCs w:val="24"/>
        </w:rPr>
        <w:tab/>
      </w:r>
      <w:r w:rsidR="00EF1C08">
        <w:rPr>
          <w:rFonts w:ascii="Times New Roman" w:hAnsi="Times New Roman" w:cs="Times New Roman"/>
          <w:sz w:val="24"/>
          <w:szCs w:val="24"/>
        </w:rPr>
        <w:t xml:space="preserve">The annualized FIA sampling design was implemented in most western US states in 2000, and entails remeasuring each FIA plot on approximately </w:t>
      </w:r>
      <w:proofErr w:type="gramStart"/>
      <w:r w:rsidR="00EF1C08">
        <w:rPr>
          <w:rFonts w:ascii="Times New Roman" w:hAnsi="Times New Roman" w:cs="Times New Roman"/>
          <w:sz w:val="24"/>
          <w:szCs w:val="24"/>
        </w:rPr>
        <w:t>10 year</w:t>
      </w:r>
      <w:proofErr w:type="gramEnd"/>
      <w:r w:rsidR="00EF1C08">
        <w:rPr>
          <w:rFonts w:ascii="Times New Roman" w:hAnsi="Times New Roman" w:cs="Times New Roman"/>
          <w:sz w:val="24"/>
          <w:szCs w:val="24"/>
        </w:rPr>
        <w:t xml:space="preserve"> rotations. For the vast majority of plots, there thus exists an initial measurement between 2000 and 2009, and a single remeasurement between 2010 and 2019. This limits the temporal resolution of any demographic rate (</w:t>
      </w:r>
      <w:r w:rsidR="00EF1C08">
        <w:rPr>
          <w:rFonts w:ascii="Times New Roman" w:hAnsi="Times New Roman" w:cs="Times New Roman"/>
          <w:i/>
          <w:iCs/>
          <w:sz w:val="24"/>
          <w:szCs w:val="24"/>
        </w:rPr>
        <w:t>e.g.,</w:t>
      </w:r>
      <w:r w:rsidR="00EF1C08">
        <w:rPr>
          <w:rFonts w:ascii="Times New Roman" w:hAnsi="Times New Roman" w:cs="Times New Roman"/>
          <w:sz w:val="24"/>
          <w:szCs w:val="24"/>
        </w:rPr>
        <w:t xml:space="preserve"> mortality, growth, recruitment) estimated using FIA remeasurement data. While FIA field crews do assign an estimated year to every observed instance of tree mortality, the accuracy of that estimate likely varies widely depending on mortality agent, stand characteristics, tree </w:t>
      </w:r>
      <w:r w:rsidR="00EF1C08">
        <w:rPr>
          <w:rFonts w:ascii="Times New Roman" w:hAnsi="Times New Roman" w:cs="Times New Roman"/>
          <w:sz w:val="24"/>
          <w:szCs w:val="24"/>
        </w:rPr>
        <w:lastRenderedPageBreak/>
        <w:t xml:space="preserve">species, and region. </w:t>
      </w:r>
      <w:commentRangeStart w:id="23"/>
      <w:commentRangeStart w:id="24"/>
      <w:r w:rsidR="00EF1C08">
        <w:rPr>
          <w:rFonts w:ascii="Times New Roman" w:hAnsi="Times New Roman" w:cs="Times New Roman"/>
          <w:sz w:val="24"/>
          <w:szCs w:val="24"/>
        </w:rPr>
        <w:t xml:space="preserve">We thus </w:t>
      </w:r>
      <w:r w:rsidR="008E7DF0">
        <w:rPr>
          <w:rFonts w:ascii="Times New Roman" w:hAnsi="Times New Roman" w:cs="Times New Roman"/>
          <w:sz w:val="24"/>
          <w:szCs w:val="24"/>
        </w:rPr>
        <w:t xml:space="preserve">modeled mortality over the entire remeasurement period, </w:t>
      </w:r>
      <w:r w:rsidR="008E7DF0">
        <w:rPr>
          <w:rFonts w:ascii="Times New Roman" w:hAnsi="Times New Roman" w:cs="Times New Roman"/>
          <w:i/>
          <w:iCs/>
          <w:sz w:val="24"/>
          <w:szCs w:val="24"/>
        </w:rPr>
        <w:t>i.e.,</w:t>
      </w:r>
      <w:r w:rsidR="008E7DF0">
        <w:rPr>
          <w:rFonts w:ascii="Times New Roman" w:hAnsi="Times New Roman" w:cs="Times New Roman"/>
          <w:sz w:val="24"/>
          <w:szCs w:val="24"/>
        </w:rPr>
        <w:t xml:space="preserve"> the decadal probability of mortality</w:t>
      </w:r>
      <w:commentRangeEnd w:id="23"/>
      <w:r w:rsidR="00E63D30">
        <w:rPr>
          <w:rStyle w:val="CommentReference"/>
        </w:rPr>
        <w:commentReference w:id="23"/>
      </w:r>
      <w:commentRangeEnd w:id="24"/>
      <w:r w:rsidR="007C4CF6">
        <w:rPr>
          <w:rStyle w:val="CommentReference"/>
        </w:rPr>
        <w:commentReference w:id="24"/>
      </w:r>
      <w:r w:rsidR="008E7DF0">
        <w:rPr>
          <w:rFonts w:ascii="Times New Roman" w:hAnsi="Times New Roman" w:cs="Times New Roman"/>
          <w:sz w:val="24"/>
          <w:szCs w:val="24"/>
        </w:rPr>
        <w:t>.</w:t>
      </w:r>
    </w:p>
    <w:p w14:paraId="100E1C01" w14:textId="1AEDCCE1" w:rsidR="005A713D" w:rsidRPr="00EA2985" w:rsidRDefault="008E7DF0" w:rsidP="001E4D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We filtered </w:t>
      </w:r>
      <w:commentRangeStart w:id="25"/>
      <w:r>
        <w:rPr>
          <w:rFonts w:ascii="Times New Roman" w:hAnsi="Times New Roman" w:cs="Times New Roman"/>
          <w:sz w:val="24"/>
          <w:szCs w:val="24"/>
        </w:rPr>
        <w:t xml:space="preserve">FIA tree data </w:t>
      </w:r>
      <w:commentRangeEnd w:id="25"/>
      <w:r w:rsidR="00990DCD">
        <w:rPr>
          <w:rStyle w:val="CommentReference"/>
        </w:rPr>
        <w:commentReference w:id="25"/>
      </w:r>
      <w:r>
        <w:rPr>
          <w:rFonts w:ascii="Times New Roman" w:hAnsi="Times New Roman" w:cs="Times New Roman"/>
          <w:sz w:val="24"/>
          <w:szCs w:val="24"/>
        </w:rPr>
        <w:t xml:space="preserve">to select remeasured subalpine fir and Engelmann spruce from the 2,972 plots on which they cooccurred that were alive at initial measurement and recorded as dead or alive at the second measurement (N = 34,989 subalpine fir and 27,944 Engelmann spruce). </w:t>
      </w:r>
      <w:r w:rsidR="008977EF">
        <w:rPr>
          <w:rFonts w:ascii="Times New Roman" w:hAnsi="Times New Roman" w:cs="Times New Roman"/>
          <w:sz w:val="24"/>
          <w:szCs w:val="24"/>
        </w:rPr>
        <w:t>For each species, w</w:t>
      </w:r>
      <w:r>
        <w:rPr>
          <w:rFonts w:ascii="Times New Roman" w:hAnsi="Times New Roman" w:cs="Times New Roman"/>
          <w:sz w:val="24"/>
          <w:szCs w:val="24"/>
        </w:rPr>
        <w:t xml:space="preserve">e modeled </w:t>
      </w:r>
      <w:r w:rsidR="008977EF">
        <w:rPr>
          <w:rFonts w:ascii="Times New Roman" w:hAnsi="Times New Roman" w:cs="Times New Roman"/>
          <w:sz w:val="24"/>
          <w:szCs w:val="24"/>
        </w:rPr>
        <w:t xml:space="preserve">a </w:t>
      </w:r>
      <w:r>
        <w:rPr>
          <w:rFonts w:ascii="Times New Roman" w:hAnsi="Times New Roman" w:cs="Times New Roman"/>
          <w:sz w:val="24"/>
          <w:szCs w:val="24"/>
        </w:rPr>
        <w:t>tree’s status (</w:t>
      </w:r>
      <w:r>
        <w:rPr>
          <w:rFonts w:ascii="Times New Roman" w:hAnsi="Times New Roman" w:cs="Times New Roman"/>
          <w:i/>
          <w:iCs/>
          <w:sz w:val="24"/>
          <w:szCs w:val="24"/>
        </w:rPr>
        <w:t>i.e.,</w:t>
      </w:r>
      <w:r>
        <w:rPr>
          <w:rFonts w:ascii="Times New Roman" w:hAnsi="Times New Roman" w:cs="Times New Roman"/>
          <w:sz w:val="24"/>
          <w:szCs w:val="24"/>
        </w:rPr>
        <w:t xml:space="preserve"> </w:t>
      </w:r>
      <w:proofErr w:type="gramStart"/>
      <w:r>
        <w:rPr>
          <w:rFonts w:ascii="Times New Roman" w:hAnsi="Times New Roman" w:cs="Times New Roman"/>
          <w:sz w:val="24"/>
          <w:szCs w:val="24"/>
        </w:rPr>
        <w:t>live</w:t>
      </w:r>
      <w:proofErr w:type="gramEnd"/>
      <w:r>
        <w:rPr>
          <w:rFonts w:ascii="Times New Roman" w:hAnsi="Times New Roman" w:cs="Times New Roman"/>
          <w:sz w:val="24"/>
          <w:szCs w:val="24"/>
        </w:rPr>
        <w:t xml:space="preserve"> or dead) at remeasurement using a binomial generalized linear mixed model with </w:t>
      </w:r>
      <w:r w:rsidR="00FB416C">
        <w:rPr>
          <w:rFonts w:ascii="Times New Roman" w:hAnsi="Times New Roman" w:cs="Times New Roman"/>
          <w:sz w:val="24"/>
          <w:szCs w:val="24"/>
        </w:rPr>
        <w:t>individual</w:t>
      </w:r>
      <w:r>
        <w:rPr>
          <w:rFonts w:ascii="Times New Roman" w:hAnsi="Times New Roman" w:cs="Times New Roman"/>
          <w:sz w:val="24"/>
          <w:szCs w:val="24"/>
        </w:rPr>
        <w:t>-, plot-, and landscape-level predictors. The model structure</w:t>
      </w:r>
      <w:r w:rsidR="00DA4B07">
        <w:rPr>
          <w:rFonts w:ascii="Times New Roman" w:hAnsi="Times New Roman" w:cs="Times New Roman"/>
          <w:sz w:val="24"/>
          <w:szCs w:val="24"/>
        </w:rPr>
        <w:t xml:space="preserve">s were </w:t>
      </w:r>
      <w:r>
        <w:rPr>
          <w:rFonts w:ascii="Times New Roman" w:hAnsi="Times New Roman" w:cs="Times New Roman"/>
          <w:sz w:val="24"/>
          <w:szCs w:val="24"/>
        </w:rPr>
        <w:t>as follows:</w:t>
      </w:r>
      <w:r w:rsidR="00B310F9" w:rsidRPr="00EA2985">
        <w:rPr>
          <w:rFonts w:ascii="Times New Roman" w:hAnsi="Times New Roman" w:cs="Times New Roman"/>
          <w:sz w:val="24"/>
          <w:szCs w:val="24"/>
        </w:rPr>
        <w:t xml:space="preserve"> </w:t>
      </w:r>
    </w:p>
    <w:p w14:paraId="325AD196" w14:textId="45DED13E" w:rsidR="005A713D" w:rsidRPr="00EA2985" w:rsidRDefault="005A713D" w:rsidP="001E4DEF">
      <w:pPr>
        <w:spacing w:line="360" w:lineRule="auto"/>
        <w:rPr>
          <w:rFonts w:ascii="Times New Roman" w:eastAsiaTheme="minorEastAsia" w:hAnsi="Times New Roman" w:cs="Times New Roman"/>
          <w:sz w:val="24"/>
          <w:szCs w:val="24"/>
        </w:rPr>
      </w:pPr>
      <w:r w:rsidRPr="00EA2985">
        <w:rPr>
          <w:rFonts w:ascii="Times New Roman" w:hAnsi="Times New Roman" w:cs="Times New Roman"/>
          <w:sz w:val="24"/>
          <w:szCs w:val="24"/>
        </w:rPr>
        <w:tab/>
      </w:r>
      <w:r w:rsidRPr="00EA2985">
        <w:rPr>
          <w:rFonts w:ascii="Times New Roman" w:hAnsi="Times New Roman"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i,p,r,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1,r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DIA</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DAM</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oMath>
      </m:oMathPara>
    </w:p>
    <w:p w14:paraId="61272A8D" w14:textId="09D5C2C6" w:rsidR="005A713D" w:rsidRPr="00EA2985" w:rsidRDefault="00000000" w:rsidP="001E4DEF">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m:t>
              </m:r>
            </m:sub>
          </m:sSub>
          <m:sSub>
            <m:sSubPr>
              <m:ctrlPr>
                <w:rPr>
                  <w:rFonts w:ascii="Cambria Math" w:hAnsi="Cambria Math" w:cs="Times New Roman"/>
                  <w:i/>
                  <w:sz w:val="24"/>
                  <w:szCs w:val="24"/>
                </w:rPr>
              </m:ctrlPr>
            </m:sSubPr>
            <m:e>
              <m:r>
                <w:rPr>
                  <w:rFonts w:ascii="Cambria Math" w:hAnsi="Cambria Math" w:cs="Times New Roman"/>
                  <w:sz w:val="24"/>
                  <w:szCs w:val="24"/>
                </w:rPr>
                <m:t>CN</m:t>
              </m:r>
            </m:e>
            <m:sub>
              <m:r>
                <w:rPr>
                  <w:rFonts w:ascii="Cambria Math" w:hAnsi="Cambria Math" w:cs="Times New Roman"/>
                  <w:sz w:val="24"/>
                  <w:szCs w:val="24"/>
                </w:rPr>
                <m:t>j,p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CA</m:t>
              </m:r>
            </m:e>
            <m:sub>
              <m:r>
                <w:rPr>
                  <w:rFonts w:ascii="Cambria Math" w:hAnsi="Cambria Math" w:cs="Times New Roman"/>
                  <w:sz w:val="24"/>
                  <w:szCs w:val="24"/>
                </w:rPr>
                <m:t xml:space="preserve">k,p,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5</m:t>
              </m:r>
            </m:sub>
          </m:sSub>
          <m:sSub>
            <m:sSubPr>
              <m:ctrlPr>
                <w:rPr>
                  <w:rFonts w:ascii="Cambria Math" w:hAnsi="Cambria Math" w:cs="Times New Roman"/>
                  <w:i/>
                  <w:sz w:val="24"/>
                  <w:szCs w:val="24"/>
                </w:rPr>
              </m:ctrlPr>
            </m:sSubPr>
            <m:e>
              <m:r>
                <w:rPr>
                  <w:rFonts w:ascii="Cambria Math" w:hAnsi="Cambria Math" w:cs="Times New Roman"/>
                  <w:sz w:val="24"/>
                  <w:szCs w:val="24"/>
                </w:rPr>
                <m:t>BAH</m:t>
              </m:r>
            </m:e>
            <m: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 xml:space="preserve">+ </m:t>
          </m:r>
        </m:oMath>
      </m:oMathPara>
    </w:p>
    <w:p w14:paraId="369852DE" w14:textId="5EED9F38" w:rsidR="005A713D" w:rsidRPr="00EA2985" w:rsidRDefault="00000000" w:rsidP="001E4DEF">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6</m:t>
              </m:r>
            </m:sub>
          </m:sSub>
          <m:sSub>
            <m:sSubPr>
              <m:ctrlPr>
                <w:rPr>
                  <w:rFonts w:ascii="Cambria Math" w:hAnsi="Cambria Math" w:cs="Times New Roman"/>
                  <w:i/>
                  <w:sz w:val="24"/>
                  <w:szCs w:val="24"/>
                </w:rPr>
              </m:ctrlPr>
            </m:sSubPr>
            <m:e>
              <m:r>
                <w:rPr>
                  <w:rFonts w:ascii="Cambria Math" w:hAnsi="Cambria Math" w:cs="Times New Roman"/>
                  <w:sz w:val="24"/>
                  <w:szCs w:val="24"/>
                </w:rPr>
                <m:t>AF</m:t>
              </m:r>
            </m:e>
            <m:sub>
              <m:r>
                <w:rPr>
                  <w:rFonts w:ascii="Cambria Math" w:hAnsi="Cambria Math" w:cs="Times New Roman"/>
                  <w:sz w:val="24"/>
                  <w:szCs w:val="24"/>
                </w:rPr>
                <m:t xml:space="preserve">r,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AB</m:t>
              </m:r>
            </m:e>
            <m:sub>
              <m:r>
                <w:rPr>
                  <w:rFonts w:ascii="Cambria Math" w:hAnsi="Cambria Math" w:cs="Times New Roman"/>
                  <w:sz w:val="24"/>
                  <w:szCs w:val="24"/>
                </w:rPr>
                <m:t xml:space="preserve">r,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+ε</m:t>
          </m:r>
        </m:oMath>
      </m:oMathPara>
    </w:p>
    <w:p w14:paraId="0CAFDADB" w14:textId="7F4E07D6" w:rsidR="005A713D" w:rsidRPr="00D41583" w:rsidRDefault="00CB4498" w:rsidP="001E4DEF">
      <w:pPr>
        <w:spacing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5A713D" w:rsidRPr="00EA2985">
        <w:rPr>
          <w:rFonts w:ascii="Times New Roman" w:eastAsiaTheme="minorEastAsia" w:hAnsi="Times New Roman" w:cs="Times New Roman"/>
          <w:sz w:val="24"/>
          <w:szCs w:val="24"/>
        </w:rPr>
        <w:t xml:space="preserve">here the survival </w:t>
      </w:r>
      <w:r w:rsidR="005A713D" w:rsidRPr="00EA2985">
        <w:rPr>
          <w:rFonts w:ascii="Times New Roman" w:eastAsiaTheme="minorEastAsia" w:hAnsi="Times New Roman" w:cs="Times New Roman"/>
          <w:i/>
          <w:iCs/>
          <w:sz w:val="24"/>
          <w:szCs w:val="24"/>
        </w:rPr>
        <w:t>S</w:t>
      </w:r>
      <w:r w:rsidR="005A713D" w:rsidRPr="00EA2985">
        <w:rPr>
          <w:rFonts w:ascii="Times New Roman" w:eastAsiaTheme="minorEastAsia" w:hAnsi="Times New Roman" w:cs="Times New Roman"/>
          <w:sz w:val="24"/>
          <w:szCs w:val="24"/>
        </w:rPr>
        <w:t xml:space="preserve"> of individual </w:t>
      </w:r>
      <w:r w:rsidR="005A713D" w:rsidRPr="00EA2985">
        <w:rPr>
          <w:rFonts w:ascii="Times New Roman" w:eastAsiaTheme="minorEastAsia" w:hAnsi="Times New Roman" w:cs="Times New Roman"/>
          <w:i/>
          <w:iCs/>
          <w:sz w:val="24"/>
          <w:szCs w:val="24"/>
        </w:rPr>
        <w:t>i</w:t>
      </w:r>
      <w:r w:rsidR="005A713D" w:rsidRPr="00EA2985">
        <w:rPr>
          <w:rFonts w:ascii="Times New Roman" w:eastAsiaTheme="minorEastAsia" w:hAnsi="Times New Roman" w:cs="Times New Roman"/>
          <w:sz w:val="24"/>
          <w:szCs w:val="24"/>
        </w:rPr>
        <w:t xml:space="preserve"> in plot </w:t>
      </w:r>
      <w:r w:rsidR="005A713D" w:rsidRPr="00EA2985">
        <w:rPr>
          <w:rFonts w:ascii="Times New Roman" w:eastAsiaTheme="minorEastAsia" w:hAnsi="Times New Roman" w:cs="Times New Roman"/>
          <w:i/>
          <w:iCs/>
          <w:sz w:val="24"/>
          <w:szCs w:val="24"/>
        </w:rPr>
        <w:t>p</w:t>
      </w:r>
      <w:r w:rsidR="005A713D" w:rsidRPr="00EA2985">
        <w:rPr>
          <w:rFonts w:ascii="Times New Roman" w:eastAsiaTheme="minorEastAsia" w:hAnsi="Times New Roman" w:cs="Times New Roman"/>
          <w:sz w:val="24"/>
          <w:szCs w:val="24"/>
        </w:rPr>
        <w:t xml:space="preserve"> nested in ecoregion </w:t>
      </w:r>
      <w:proofErr w:type="spellStart"/>
      <w:r w:rsidR="005A713D" w:rsidRPr="00EA2985">
        <w:rPr>
          <w:rFonts w:ascii="Times New Roman" w:eastAsiaTheme="minorEastAsia" w:hAnsi="Times New Roman" w:cs="Times New Roman"/>
          <w:i/>
          <w:iCs/>
          <w:sz w:val="24"/>
          <w:szCs w:val="24"/>
        </w:rPr>
        <w:t>r</w:t>
      </w:r>
      <w:r w:rsidR="005A713D" w:rsidRPr="00EA2985">
        <w:rPr>
          <w:rFonts w:ascii="Times New Roman" w:eastAsiaTheme="minorEastAsia" w:hAnsi="Times New Roman" w:cs="Times New Roman"/>
          <w:sz w:val="24"/>
          <w:szCs w:val="24"/>
        </w:rPr>
        <w:t xml:space="preserve"> at</w:t>
      </w:r>
      <w:proofErr w:type="spellEnd"/>
      <w:r w:rsidR="005A713D" w:rsidRPr="00EA2985">
        <w:rPr>
          <w:rFonts w:ascii="Times New Roman" w:eastAsiaTheme="minorEastAsia" w:hAnsi="Times New Roman" w:cs="Times New Roman"/>
          <w:sz w:val="24"/>
          <w:szCs w:val="24"/>
        </w:rPr>
        <w:t xml:space="preserve"> time </w:t>
      </w:r>
      <w:r w:rsidR="005A713D" w:rsidRPr="00EA2985">
        <w:rPr>
          <w:rFonts w:ascii="Times New Roman" w:eastAsiaTheme="minorEastAsia" w:hAnsi="Times New Roman" w:cs="Times New Roman"/>
          <w:i/>
          <w:iCs/>
          <w:sz w:val="24"/>
          <w:szCs w:val="24"/>
        </w:rPr>
        <w:t>t</w:t>
      </w:r>
      <w:r w:rsidR="00FB416C">
        <w:rPr>
          <w:rFonts w:ascii="Times New Roman" w:eastAsiaTheme="minorEastAsia" w:hAnsi="Times New Roman" w:cs="Times New Roman"/>
          <w:i/>
          <w:iCs/>
          <w:sz w:val="24"/>
          <w:szCs w:val="24"/>
          <w:vertAlign w:val="subscript"/>
        </w:rPr>
        <w:t>2</w:t>
      </w:r>
      <w:r w:rsidR="005A713D" w:rsidRPr="00EA2985">
        <w:rPr>
          <w:rFonts w:ascii="Times New Roman" w:eastAsiaTheme="minorEastAsia" w:hAnsi="Times New Roman" w:cs="Times New Roman"/>
          <w:sz w:val="24"/>
          <w:szCs w:val="24"/>
        </w:rPr>
        <w:t xml:space="preserve"> is modeled as a linear function of a fixed intercept b0 modified by a random term g1 varying between ecoregions </w:t>
      </w:r>
      <w:r w:rsidR="005A713D" w:rsidRPr="00EA2985">
        <w:rPr>
          <w:rFonts w:ascii="Times New Roman" w:eastAsiaTheme="minorEastAsia" w:hAnsi="Times New Roman" w:cs="Times New Roman"/>
          <w:i/>
          <w:iCs/>
          <w:sz w:val="24"/>
          <w:szCs w:val="24"/>
        </w:rPr>
        <w:t>r</w:t>
      </w:r>
      <w:r w:rsidR="005A713D" w:rsidRPr="00EA2985">
        <w:rPr>
          <w:rFonts w:ascii="Times New Roman" w:eastAsiaTheme="minorEastAsia" w:hAnsi="Times New Roman" w:cs="Times New Roman"/>
          <w:sz w:val="24"/>
          <w:szCs w:val="24"/>
        </w:rPr>
        <w:t xml:space="preserve">, and predictors varying between individuals </w:t>
      </w:r>
      <w:r w:rsidR="005A713D" w:rsidRPr="00EA2985">
        <w:rPr>
          <w:rFonts w:ascii="Times New Roman" w:eastAsiaTheme="minorEastAsia" w:hAnsi="Times New Roman" w:cs="Times New Roman"/>
          <w:i/>
          <w:iCs/>
          <w:sz w:val="24"/>
          <w:szCs w:val="24"/>
        </w:rPr>
        <w:t>i</w:t>
      </w:r>
      <w:r w:rsidR="005A713D" w:rsidRPr="00EA2985">
        <w:rPr>
          <w:rFonts w:ascii="Times New Roman" w:eastAsiaTheme="minorEastAsia" w:hAnsi="Times New Roman" w:cs="Times New Roman"/>
          <w:sz w:val="24"/>
          <w:szCs w:val="24"/>
        </w:rPr>
        <w:t xml:space="preserve">, plots </w:t>
      </w:r>
      <w:r w:rsidR="005A713D" w:rsidRPr="00EA2985">
        <w:rPr>
          <w:rFonts w:ascii="Times New Roman" w:eastAsiaTheme="minorEastAsia" w:hAnsi="Times New Roman" w:cs="Times New Roman"/>
          <w:i/>
          <w:iCs/>
          <w:sz w:val="24"/>
          <w:szCs w:val="24"/>
        </w:rPr>
        <w:t>p,</w:t>
      </w:r>
      <w:r w:rsidR="005A713D" w:rsidRPr="00EA2985">
        <w:rPr>
          <w:rFonts w:ascii="Times New Roman" w:eastAsiaTheme="minorEastAsia" w:hAnsi="Times New Roman" w:cs="Times New Roman"/>
          <w:sz w:val="24"/>
          <w:szCs w:val="24"/>
        </w:rPr>
        <w:t xml:space="preserve"> and ecoregions </w:t>
      </w:r>
      <w:r w:rsidR="005A713D" w:rsidRPr="00EA2985">
        <w:rPr>
          <w:rFonts w:ascii="Times New Roman" w:eastAsiaTheme="minorEastAsia" w:hAnsi="Times New Roman" w:cs="Times New Roman"/>
          <w:i/>
          <w:iCs/>
          <w:sz w:val="24"/>
          <w:szCs w:val="24"/>
        </w:rPr>
        <w:t>r</w:t>
      </w:r>
      <w:r w:rsidR="005A713D" w:rsidRPr="00EA2985">
        <w:rPr>
          <w:rFonts w:ascii="Times New Roman" w:eastAsiaTheme="minorEastAsia" w:hAnsi="Times New Roman" w:cs="Times New Roman"/>
          <w:sz w:val="24"/>
          <w:szCs w:val="24"/>
        </w:rPr>
        <w:t>. Individual-level predictors include the diameter</w:t>
      </w:r>
      <w:ins w:id="26" w:author="Bell, David - FS, OR" w:date="2024-04-05T13:41:00Z">
        <w:r w:rsidR="00990DCD">
          <w:rPr>
            <w:rFonts w:ascii="Times New Roman" w:eastAsiaTheme="minorEastAsia" w:hAnsi="Times New Roman" w:cs="Times New Roman"/>
            <w:sz w:val="24"/>
            <w:szCs w:val="24"/>
          </w:rPr>
          <w:t xml:space="preserve"> at breast height</w:t>
        </w:r>
      </w:ins>
      <w:r w:rsidR="00FB416C">
        <w:rPr>
          <w:rFonts w:ascii="Times New Roman" w:eastAsiaTheme="minorEastAsia" w:hAnsi="Times New Roman" w:cs="Times New Roman"/>
          <w:sz w:val="24"/>
          <w:szCs w:val="24"/>
        </w:rPr>
        <w:t xml:space="preserve"> (</w:t>
      </w:r>
      <w:r w:rsidR="00FB416C" w:rsidRPr="00FB416C">
        <w:rPr>
          <w:rFonts w:ascii="Times New Roman" w:eastAsiaTheme="minorEastAsia" w:hAnsi="Times New Roman" w:cs="Times New Roman"/>
          <w:i/>
          <w:iCs/>
          <w:sz w:val="24"/>
          <w:szCs w:val="24"/>
        </w:rPr>
        <w:t>DIA</w:t>
      </w:r>
      <w:ins w:id="27" w:author="Bell, David - FS, OR" w:date="2024-04-05T13:40:00Z">
        <w:r w:rsidR="00990DCD">
          <w:rPr>
            <w:rFonts w:ascii="Times New Roman" w:eastAsiaTheme="minorEastAsia" w:hAnsi="Times New Roman" w:cs="Times New Roman"/>
            <w:sz w:val="24"/>
            <w:szCs w:val="24"/>
          </w:rPr>
          <w:t>, cm</w:t>
        </w:r>
      </w:ins>
      <w:r w:rsidR="00FB416C">
        <w:rPr>
          <w:rFonts w:ascii="Times New Roman" w:eastAsiaTheme="minorEastAsia" w:hAnsi="Times New Roman" w:cs="Times New Roman"/>
          <w:sz w:val="24"/>
          <w:szCs w:val="24"/>
        </w:rPr>
        <w:t>)</w:t>
      </w:r>
      <w:r w:rsidR="005A713D" w:rsidRPr="00EA2985">
        <w:rPr>
          <w:rFonts w:ascii="Times New Roman" w:eastAsiaTheme="minorEastAsia" w:hAnsi="Times New Roman" w:cs="Times New Roman"/>
          <w:sz w:val="24"/>
          <w:szCs w:val="24"/>
        </w:rPr>
        <w:t>, crown ratio</w:t>
      </w:r>
      <w:r w:rsidR="00FB416C">
        <w:rPr>
          <w:rFonts w:ascii="Times New Roman" w:eastAsiaTheme="minorEastAsia" w:hAnsi="Times New Roman" w:cs="Times New Roman"/>
          <w:sz w:val="24"/>
          <w:szCs w:val="24"/>
        </w:rPr>
        <w:t xml:space="preserve"> (</w:t>
      </w:r>
      <w:r w:rsidR="00FB416C">
        <w:rPr>
          <w:rFonts w:ascii="Times New Roman" w:eastAsiaTheme="minorEastAsia" w:hAnsi="Times New Roman" w:cs="Times New Roman"/>
          <w:i/>
          <w:iCs/>
          <w:sz w:val="24"/>
          <w:szCs w:val="24"/>
        </w:rPr>
        <w:t>CR</w:t>
      </w:r>
      <w:ins w:id="28" w:author="Bell, David - FS, OR" w:date="2024-04-05T13:41:00Z">
        <w:r w:rsidR="00990DCD">
          <w:rPr>
            <w:rFonts w:ascii="Times New Roman" w:eastAsiaTheme="minorEastAsia" w:hAnsi="Times New Roman" w:cs="Times New Roman"/>
            <w:sz w:val="24"/>
            <w:szCs w:val="24"/>
          </w:rPr>
          <w:t>, unitless</w:t>
        </w:r>
      </w:ins>
      <w:r w:rsidR="00FB416C">
        <w:rPr>
          <w:rFonts w:ascii="Times New Roman" w:eastAsiaTheme="minorEastAsia" w:hAnsi="Times New Roman" w:cs="Times New Roman"/>
          <w:sz w:val="24"/>
          <w:szCs w:val="24"/>
        </w:rPr>
        <w:t xml:space="preserve">), and </w:t>
      </w:r>
      <w:r w:rsidR="005A713D" w:rsidRPr="00EA2985">
        <w:rPr>
          <w:rFonts w:ascii="Times New Roman" w:eastAsiaTheme="minorEastAsia" w:hAnsi="Times New Roman" w:cs="Times New Roman"/>
          <w:sz w:val="24"/>
          <w:szCs w:val="24"/>
        </w:rPr>
        <w:t xml:space="preserve">damage status </w:t>
      </w:r>
      <w:r w:rsidR="00FB416C">
        <w:rPr>
          <w:rFonts w:ascii="Times New Roman" w:eastAsiaTheme="minorEastAsia" w:hAnsi="Times New Roman" w:cs="Times New Roman"/>
          <w:sz w:val="24"/>
          <w:szCs w:val="24"/>
        </w:rPr>
        <w:t>(</w:t>
      </w:r>
      <w:r w:rsidR="00FB416C" w:rsidRPr="00FB416C">
        <w:rPr>
          <w:rFonts w:ascii="Times New Roman" w:eastAsiaTheme="minorEastAsia" w:hAnsi="Times New Roman" w:cs="Times New Roman"/>
          <w:i/>
          <w:iCs/>
          <w:sz w:val="24"/>
          <w:szCs w:val="24"/>
        </w:rPr>
        <w:t>DAM</w:t>
      </w:r>
      <w:r w:rsidR="00FB416C">
        <w:rPr>
          <w:rFonts w:ascii="Times New Roman" w:eastAsiaTheme="minorEastAsia" w:hAnsi="Times New Roman" w:cs="Times New Roman"/>
          <w:sz w:val="24"/>
          <w:szCs w:val="24"/>
        </w:rPr>
        <w:t xml:space="preserve">) </w:t>
      </w:r>
      <w:r w:rsidR="005A713D" w:rsidRPr="00EA2985">
        <w:rPr>
          <w:rFonts w:ascii="Times New Roman" w:eastAsiaTheme="minorEastAsia" w:hAnsi="Times New Roman" w:cs="Times New Roman"/>
          <w:sz w:val="24"/>
          <w:szCs w:val="24"/>
        </w:rPr>
        <w:t xml:space="preserve">of tree </w:t>
      </w:r>
      <w:r w:rsidR="005A713D" w:rsidRPr="00EA2985">
        <w:rPr>
          <w:rFonts w:ascii="Times New Roman" w:eastAsiaTheme="minorEastAsia" w:hAnsi="Times New Roman" w:cs="Times New Roman"/>
          <w:i/>
          <w:iCs/>
          <w:sz w:val="24"/>
          <w:szCs w:val="24"/>
        </w:rPr>
        <w:t>i</w:t>
      </w:r>
      <w:r w:rsidR="005A713D" w:rsidRPr="00EA2985">
        <w:rPr>
          <w:rFonts w:ascii="Times New Roman" w:eastAsiaTheme="minorEastAsia" w:hAnsi="Times New Roman" w:cs="Times New Roman"/>
          <w:sz w:val="24"/>
          <w:szCs w:val="24"/>
        </w:rPr>
        <w:t xml:space="preserve"> at time </w:t>
      </w:r>
      <w:r w:rsidR="005A713D" w:rsidRPr="00EA2985">
        <w:rPr>
          <w:rFonts w:ascii="Times New Roman" w:eastAsiaTheme="minorEastAsia" w:hAnsi="Times New Roman" w:cs="Times New Roman"/>
          <w:i/>
          <w:iCs/>
          <w:sz w:val="24"/>
          <w:szCs w:val="24"/>
        </w:rPr>
        <w:t>t</w:t>
      </w:r>
      <w:r w:rsidR="00FB416C">
        <w:rPr>
          <w:rFonts w:ascii="Times New Roman" w:eastAsiaTheme="minorEastAsia" w:hAnsi="Times New Roman" w:cs="Times New Roman"/>
          <w:i/>
          <w:iCs/>
          <w:sz w:val="24"/>
          <w:szCs w:val="24"/>
          <w:vertAlign w:val="subscript"/>
        </w:rPr>
        <w:t>1</w:t>
      </w:r>
      <w:r w:rsidR="005A713D" w:rsidRPr="00EA2985">
        <w:rPr>
          <w:rFonts w:ascii="Times New Roman" w:eastAsiaTheme="minorEastAsia" w:hAnsi="Times New Roman" w:cs="Times New Roman"/>
          <w:sz w:val="24"/>
          <w:szCs w:val="24"/>
        </w:rPr>
        <w:t>. Damage status was coded as 0 if the tree was undamaged, and 1 if any fire, insect, or disease damage was recorded</w:t>
      </w:r>
      <w:commentRangeStart w:id="29"/>
      <w:r w:rsidR="005A713D" w:rsidRPr="00EA2985">
        <w:rPr>
          <w:rFonts w:ascii="Times New Roman" w:eastAsiaTheme="minorEastAsia" w:hAnsi="Times New Roman" w:cs="Times New Roman"/>
          <w:sz w:val="24"/>
          <w:szCs w:val="24"/>
        </w:rPr>
        <w:t xml:space="preserve">. Plot-level predictors included climate </w:t>
      </w:r>
      <w:proofErr w:type="spellStart"/>
      <w:r w:rsidR="005A713D" w:rsidRPr="00EA2985">
        <w:rPr>
          <w:rFonts w:ascii="Times New Roman" w:eastAsiaTheme="minorEastAsia" w:hAnsi="Times New Roman" w:cs="Times New Roman"/>
          <w:sz w:val="24"/>
          <w:szCs w:val="24"/>
        </w:rPr>
        <w:t>normals</w:t>
      </w:r>
      <w:proofErr w:type="spellEnd"/>
      <w:r w:rsidR="005A713D" w:rsidRPr="00EA2985">
        <w:rPr>
          <w:rFonts w:ascii="Times New Roman" w:eastAsiaTheme="minorEastAsia" w:hAnsi="Times New Roman" w:cs="Times New Roman"/>
          <w:sz w:val="24"/>
          <w:szCs w:val="24"/>
        </w:rPr>
        <w:t xml:space="preserve"> </w:t>
      </w:r>
      <w:r w:rsidR="005A713D" w:rsidRPr="00EA2985">
        <w:rPr>
          <w:rFonts w:ascii="Times New Roman" w:eastAsiaTheme="minorEastAsia" w:hAnsi="Times New Roman" w:cs="Times New Roman"/>
          <w:i/>
          <w:iCs/>
          <w:sz w:val="24"/>
          <w:szCs w:val="24"/>
        </w:rPr>
        <w:t xml:space="preserve">CN </w:t>
      </w:r>
      <w:r w:rsidR="00FB416C">
        <w:rPr>
          <w:rFonts w:ascii="Times New Roman" w:eastAsiaTheme="minorEastAsia" w:hAnsi="Times New Roman" w:cs="Times New Roman"/>
          <w:sz w:val="24"/>
          <w:szCs w:val="24"/>
        </w:rPr>
        <w:t>during the 30-year reference period preceding the initial plot measurement</w:t>
      </w:r>
      <w:r w:rsidR="005A713D" w:rsidRPr="00EA2985">
        <w:rPr>
          <w:rFonts w:ascii="Times New Roman" w:eastAsiaTheme="minorEastAsia" w:hAnsi="Times New Roman" w:cs="Times New Roman"/>
          <w:sz w:val="24"/>
          <w:szCs w:val="24"/>
        </w:rPr>
        <w:t xml:space="preserve">, recent climate anomalies </w:t>
      </w:r>
      <w:r w:rsidR="005A713D" w:rsidRPr="00EA2985">
        <w:rPr>
          <w:rFonts w:ascii="Times New Roman" w:eastAsiaTheme="minorEastAsia" w:hAnsi="Times New Roman" w:cs="Times New Roman"/>
          <w:i/>
          <w:iCs/>
          <w:sz w:val="24"/>
          <w:szCs w:val="24"/>
        </w:rPr>
        <w:t>CA</w:t>
      </w:r>
      <w:r w:rsidR="005A713D" w:rsidRPr="00EA2985">
        <w:rPr>
          <w:rFonts w:ascii="Times New Roman" w:eastAsiaTheme="minorEastAsia" w:hAnsi="Times New Roman" w:cs="Times New Roman"/>
          <w:sz w:val="24"/>
          <w:szCs w:val="24"/>
        </w:rPr>
        <w:t xml:space="preserve"> observed between time </w:t>
      </w:r>
      <w:r w:rsidR="005A713D" w:rsidRPr="00EA2985">
        <w:rPr>
          <w:rFonts w:ascii="Times New Roman" w:eastAsiaTheme="minorEastAsia" w:hAnsi="Times New Roman" w:cs="Times New Roman"/>
          <w:i/>
          <w:iCs/>
          <w:sz w:val="24"/>
          <w:szCs w:val="24"/>
        </w:rPr>
        <w:t>t</w:t>
      </w:r>
      <w:r w:rsidR="00FB416C">
        <w:rPr>
          <w:rFonts w:ascii="Times New Roman" w:eastAsiaTheme="minorEastAsia" w:hAnsi="Times New Roman" w:cs="Times New Roman"/>
          <w:i/>
          <w:iCs/>
          <w:sz w:val="24"/>
          <w:szCs w:val="24"/>
          <w:vertAlign w:val="subscript"/>
        </w:rPr>
        <w:t>1</w:t>
      </w:r>
      <w:r w:rsidR="005A713D" w:rsidRPr="00EA2985">
        <w:rPr>
          <w:rFonts w:ascii="Times New Roman" w:eastAsiaTheme="minorEastAsia" w:hAnsi="Times New Roman" w:cs="Times New Roman"/>
          <w:i/>
          <w:iCs/>
          <w:sz w:val="24"/>
          <w:szCs w:val="24"/>
        </w:rPr>
        <w:t xml:space="preserve"> </w:t>
      </w:r>
      <w:r w:rsidR="005A713D" w:rsidRPr="00EA2985">
        <w:rPr>
          <w:rFonts w:ascii="Times New Roman" w:eastAsiaTheme="minorEastAsia" w:hAnsi="Times New Roman" w:cs="Times New Roman"/>
          <w:sz w:val="24"/>
          <w:szCs w:val="24"/>
        </w:rPr>
        <w:t xml:space="preserve">and time </w:t>
      </w:r>
      <w:r w:rsidR="005A713D" w:rsidRPr="00EA2985">
        <w:rPr>
          <w:rFonts w:ascii="Times New Roman" w:eastAsiaTheme="minorEastAsia" w:hAnsi="Times New Roman" w:cs="Times New Roman"/>
          <w:i/>
          <w:iCs/>
          <w:sz w:val="24"/>
          <w:szCs w:val="24"/>
        </w:rPr>
        <w:t>t</w:t>
      </w:r>
      <w:r w:rsidR="00FB416C">
        <w:rPr>
          <w:rFonts w:ascii="Times New Roman" w:eastAsiaTheme="minorEastAsia" w:hAnsi="Times New Roman" w:cs="Times New Roman"/>
          <w:i/>
          <w:iCs/>
          <w:sz w:val="24"/>
          <w:szCs w:val="24"/>
          <w:vertAlign w:val="subscript"/>
        </w:rPr>
        <w:t>2</w:t>
      </w:r>
      <w:r w:rsidR="005A713D" w:rsidRPr="00EA2985">
        <w:rPr>
          <w:rFonts w:ascii="Times New Roman" w:eastAsiaTheme="minorEastAsia" w:hAnsi="Times New Roman" w:cs="Times New Roman"/>
          <w:i/>
          <w:iCs/>
          <w:sz w:val="24"/>
          <w:szCs w:val="24"/>
        </w:rPr>
        <w:t>,</w:t>
      </w:r>
      <w:r w:rsidR="005A713D" w:rsidRPr="00EA2985">
        <w:rPr>
          <w:rFonts w:ascii="Times New Roman" w:eastAsiaTheme="minorEastAsia" w:hAnsi="Times New Roman" w:cs="Times New Roman"/>
          <w:sz w:val="24"/>
          <w:szCs w:val="24"/>
        </w:rPr>
        <w:t xml:space="preserve"> and</w:t>
      </w:r>
      <w:r w:rsidR="00D41583">
        <w:rPr>
          <w:rFonts w:ascii="Times New Roman" w:eastAsiaTheme="minorEastAsia" w:hAnsi="Times New Roman" w:cs="Times New Roman"/>
          <w:sz w:val="24"/>
          <w:szCs w:val="24"/>
        </w:rPr>
        <w:t xml:space="preserve"> their interactions</w:t>
      </w:r>
      <w:r w:rsidR="005A713D" w:rsidRPr="00EA2985">
        <w:rPr>
          <w:rFonts w:ascii="Times New Roman" w:eastAsiaTheme="minorEastAsia" w:hAnsi="Times New Roman" w:cs="Times New Roman"/>
          <w:sz w:val="24"/>
          <w:szCs w:val="24"/>
        </w:rPr>
        <w:t xml:space="preserve">. The index </w:t>
      </w:r>
      <w:r w:rsidR="005A713D" w:rsidRPr="00EA2985">
        <w:rPr>
          <w:rFonts w:ascii="Times New Roman" w:eastAsiaTheme="minorEastAsia" w:hAnsi="Times New Roman" w:cs="Times New Roman"/>
          <w:i/>
          <w:iCs/>
          <w:sz w:val="24"/>
          <w:szCs w:val="24"/>
        </w:rPr>
        <w:t>j</w:t>
      </w:r>
      <w:r w:rsidR="005A713D" w:rsidRPr="00EA2985">
        <w:rPr>
          <w:rFonts w:ascii="Times New Roman" w:eastAsiaTheme="minorEastAsia" w:hAnsi="Times New Roman" w:cs="Times New Roman"/>
          <w:sz w:val="24"/>
          <w:szCs w:val="24"/>
        </w:rPr>
        <w:t xml:space="preserve"> indicates the climate normal variable (mean annual temperature or mean annual precipitation), whereas the index </w:t>
      </w:r>
      <w:r w:rsidR="005A713D" w:rsidRPr="00EA2985">
        <w:rPr>
          <w:rFonts w:ascii="Times New Roman" w:eastAsiaTheme="minorEastAsia" w:hAnsi="Times New Roman" w:cs="Times New Roman"/>
          <w:i/>
          <w:iCs/>
          <w:sz w:val="24"/>
          <w:szCs w:val="24"/>
        </w:rPr>
        <w:t>k</w:t>
      </w:r>
      <w:r w:rsidR="005A713D" w:rsidRPr="00EA2985">
        <w:rPr>
          <w:rFonts w:ascii="Times New Roman" w:eastAsiaTheme="minorEastAsia" w:hAnsi="Times New Roman" w:cs="Times New Roman"/>
          <w:sz w:val="24"/>
          <w:szCs w:val="24"/>
        </w:rPr>
        <w:t xml:space="preserve"> indicates the climate anomaly variable (mean annual temperature</w:t>
      </w:r>
      <w:r w:rsidR="00FB416C">
        <w:rPr>
          <w:rFonts w:ascii="Times New Roman" w:eastAsiaTheme="minorEastAsia" w:hAnsi="Times New Roman" w:cs="Times New Roman"/>
          <w:sz w:val="24"/>
          <w:szCs w:val="24"/>
        </w:rPr>
        <w:t xml:space="preserve"> or </w:t>
      </w:r>
      <w:r w:rsidR="005A713D" w:rsidRPr="00EA2985">
        <w:rPr>
          <w:rFonts w:ascii="Times New Roman" w:eastAsiaTheme="minorEastAsia" w:hAnsi="Times New Roman" w:cs="Times New Roman"/>
          <w:sz w:val="24"/>
          <w:szCs w:val="24"/>
        </w:rPr>
        <w:t>climatic moisture deficit).</w:t>
      </w:r>
      <w:commentRangeEnd w:id="29"/>
      <w:r w:rsidR="00990DCD">
        <w:rPr>
          <w:rStyle w:val="CommentReference"/>
        </w:rPr>
        <w:commentReference w:id="29"/>
      </w:r>
      <w:r w:rsidR="00D41583">
        <w:rPr>
          <w:rFonts w:ascii="Times New Roman" w:eastAsiaTheme="minorEastAsia" w:hAnsi="Times New Roman" w:cs="Times New Roman"/>
          <w:sz w:val="24"/>
          <w:szCs w:val="24"/>
        </w:rPr>
        <w:t xml:space="preserve"> We also included the total stand basal area (</w:t>
      </w:r>
      <w:r w:rsidR="00D41583">
        <w:rPr>
          <w:rFonts w:ascii="Times New Roman" w:eastAsiaTheme="minorEastAsia" w:hAnsi="Times New Roman" w:cs="Times New Roman"/>
          <w:i/>
          <w:iCs/>
          <w:sz w:val="24"/>
          <w:szCs w:val="24"/>
        </w:rPr>
        <w:t>BAH</w:t>
      </w:r>
      <w:ins w:id="30" w:author="Bell, David - FS, OR" w:date="2024-04-05T13:41:00Z">
        <w:r w:rsidR="00990DCD">
          <w:rPr>
            <w:rFonts w:ascii="Times New Roman" w:eastAsiaTheme="minorEastAsia" w:hAnsi="Times New Roman" w:cs="Times New Roman"/>
            <w:sz w:val="24"/>
            <w:szCs w:val="24"/>
          </w:rPr>
          <w:t>, m</w:t>
        </w:r>
        <w:r w:rsidR="00990DCD" w:rsidRPr="00990DCD">
          <w:rPr>
            <w:rFonts w:ascii="Times New Roman" w:eastAsiaTheme="minorEastAsia" w:hAnsi="Times New Roman" w:cs="Times New Roman"/>
            <w:sz w:val="24"/>
            <w:szCs w:val="24"/>
            <w:vertAlign w:val="superscript"/>
            <w:rPrChange w:id="31" w:author="Bell, David - FS, OR" w:date="2024-04-05T13:41:00Z">
              <w:rPr>
                <w:rFonts w:ascii="Times New Roman" w:eastAsiaTheme="minorEastAsia" w:hAnsi="Times New Roman" w:cs="Times New Roman"/>
                <w:sz w:val="24"/>
                <w:szCs w:val="24"/>
              </w:rPr>
            </w:rPrChange>
          </w:rPr>
          <w:t>2</w:t>
        </w:r>
        <w:r w:rsidR="00990DCD">
          <w:rPr>
            <w:rFonts w:ascii="Times New Roman" w:eastAsiaTheme="minorEastAsia" w:hAnsi="Times New Roman" w:cs="Times New Roman"/>
            <w:sz w:val="24"/>
            <w:szCs w:val="24"/>
          </w:rPr>
          <w:t xml:space="preserve"> </w:t>
        </w:r>
        <w:proofErr w:type="gramStart"/>
        <w:r w:rsidR="00990DCD">
          <w:rPr>
            <w:rFonts w:ascii="Times New Roman" w:eastAsiaTheme="minorEastAsia" w:hAnsi="Times New Roman" w:cs="Times New Roman"/>
            <w:sz w:val="24"/>
            <w:szCs w:val="24"/>
          </w:rPr>
          <w:t>ha</w:t>
        </w:r>
        <w:r w:rsidR="00990DCD" w:rsidRPr="00990DCD">
          <w:rPr>
            <w:rFonts w:ascii="Times New Roman" w:eastAsiaTheme="minorEastAsia" w:hAnsi="Times New Roman" w:cs="Times New Roman"/>
            <w:sz w:val="24"/>
            <w:szCs w:val="24"/>
            <w:vertAlign w:val="superscript"/>
            <w:rPrChange w:id="32" w:author="Bell, David - FS, OR" w:date="2024-04-05T13:41:00Z">
              <w:rPr>
                <w:rFonts w:ascii="Times New Roman" w:eastAsiaTheme="minorEastAsia" w:hAnsi="Times New Roman" w:cs="Times New Roman"/>
                <w:sz w:val="24"/>
                <w:szCs w:val="24"/>
              </w:rPr>
            </w:rPrChange>
          </w:rPr>
          <w:t>-1</w:t>
        </w:r>
      </w:ins>
      <w:proofErr w:type="gramEnd"/>
      <w:r w:rsidR="00D41583">
        <w:rPr>
          <w:rFonts w:ascii="Times New Roman" w:eastAsiaTheme="minorEastAsia" w:hAnsi="Times New Roman" w:cs="Times New Roman"/>
          <w:sz w:val="24"/>
          <w:szCs w:val="24"/>
        </w:rPr>
        <w:t xml:space="preserve">) within each plot at </w:t>
      </w:r>
      <w:r w:rsidR="00D41583">
        <w:rPr>
          <w:rFonts w:ascii="Times New Roman" w:eastAsiaTheme="minorEastAsia" w:hAnsi="Times New Roman" w:cs="Times New Roman"/>
          <w:i/>
          <w:iCs/>
          <w:sz w:val="24"/>
          <w:szCs w:val="24"/>
        </w:rPr>
        <w:t>t</w:t>
      </w:r>
      <w:r w:rsidR="00D41583">
        <w:rPr>
          <w:rFonts w:ascii="Times New Roman" w:eastAsiaTheme="minorEastAsia" w:hAnsi="Times New Roman" w:cs="Times New Roman"/>
          <w:sz w:val="24"/>
          <w:szCs w:val="24"/>
          <w:vertAlign w:val="subscript"/>
        </w:rPr>
        <w:t>1</w:t>
      </w:r>
      <w:r w:rsidR="00D41583">
        <w:rPr>
          <w:rFonts w:ascii="Times New Roman" w:eastAsiaTheme="minorEastAsia" w:hAnsi="Times New Roman" w:cs="Times New Roman"/>
          <w:sz w:val="24"/>
          <w:szCs w:val="24"/>
        </w:rPr>
        <w:t>.</w:t>
      </w:r>
      <w:r w:rsidR="005A713D" w:rsidRPr="00EA2985">
        <w:rPr>
          <w:rFonts w:ascii="Times New Roman" w:eastAsiaTheme="minorEastAsia" w:hAnsi="Times New Roman" w:cs="Times New Roman"/>
          <w:sz w:val="24"/>
          <w:szCs w:val="24"/>
        </w:rPr>
        <w:t xml:space="preserve"> </w:t>
      </w:r>
      <w:r w:rsidR="00FB416C">
        <w:rPr>
          <w:rFonts w:ascii="Times New Roman" w:eastAsiaTheme="minorEastAsia" w:hAnsi="Times New Roman" w:cs="Times New Roman"/>
          <w:sz w:val="24"/>
          <w:szCs w:val="24"/>
        </w:rPr>
        <w:t>Landscape</w:t>
      </w:r>
      <w:r w:rsidR="005A713D" w:rsidRPr="00EA2985">
        <w:rPr>
          <w:rFonts w:ascii="Times New Roman" w:eastAsiaTheme="minorEastAsia" w:hAnsi="Times New Roman" w:cs="Times New Roman"/>
          <w:sz w:val="24"/>
          <w:szCs w:val="24"/>
        </w:rPr>
        <w:t xml:space="preserve">-level predictors include the proportion of spruce-fir forest in each ecoregion impacted by fire mortality </w:t>
      </w:r>
      <w:r w:rsidR="005A713D" w:rsidRPr="00EA2985">
        <w:rPr>
          <w:rFonts w:ascii="Times New Roman" w:eastAsiaTheme="minorEastAsia" w:hAnsi="Times New Roman" w:cs="Times New Roman"/>
          <w:i/>
          <w:iCs/>
          <w:sz w:val="24"/>
          <w:szCs w:val="24"/>
        </w:rPr>
        <w:t>AF</w:t>
      </w:r>
      <w:r w:rsidR="005A713D" w:rsidRPr="00EA2985">
        <w:rPr>
          <w:rFonts w:ascii="Times New Roman" w:eastAsiaTheme="minorEastAsia" w:hAnsi="Times New Roman" w:cs="Times New Roman"/>
          <w:sz w:val="24"/>
          <w:szCs w:val="24"/>
        </w:rPr>
        <w:t xml:space="preserve"> or biological disturbance agent mortality </w:t>
      </w:r>
      <w:r w:rsidR="005A713D" w:rsidRPr="00EA2985">
        <w:rPr>
          <w:rFonts w:ascii="Times New Roman" w:eastAsiaTheme="minorEastAsia" w:hAnsi="Times New Roman" w:cs="Times New Roman"/>
          <w:i/>
          <w:iCs/>
          <w:sz w:val="24"/>
          <w:szCs w:val="24"/>
        </w:rPr>
        <w:t>AB</w:t>
      </w:r>
      <w:r w:rsidR="005A713D" w:rsidRPr="00EA2985">
        <w:rPr>
          <w:rFonts w:ascii="Times New Roman" w:eastAsiaTheme="minorEastAsia" w:hAnsi="Times New Roman" w:cs="Times New Roman"/>
          <w:sz w:val="24"/>
          <w:szCs w:val="24"/>
        </w:rPr>
        <w:t xml:space="preserve"> between time</w:t>
      </w:r>
      <w:r w:rsidR="005A713D" w:rsidRPr="00EA2985">
        <w:rPr>
          <w:rFonts w:ascii="Times New Roman" w:eastAsiaTheme="minorEastAsia" w:hAnsi="Times New Roman" w:cs="Times New Roman"/>
          <w:i/>
          <w:iCs/>
          <w:sz w:val="24"/>
          <w:szCs w:val="24"/>
        </w:rPr>
        <w:t xml:space="preserve"> t</w:t>
      </w:r>
      <w:r w:rsidR="005A713D" w:rsidRPr="002221F4">
        <w:rPr>
          <w:rFonts w:ascii="Times New Roman" w:eastAsiaTheme="minorEastAsia" w:hAnsi="Times New Roman" w:cs="Times New Roman"/>
          <w:i/>
          <w:iCs/>
          <w:sz w:val="24"/>
          <w:szCs w:val="24"/>
          <w:vertAlign w:val="subscript"/>
        </w:rPr>
        <w:t>1</w:t>
      </w:r>
      <w:r w:rsidR="005A713D" w:rsidRPr="002221F4">
        <w:rPr>
          <w:rFonts w:ascii="Times New Roman" w:eastAsiaTheme="minorEastAsia" w:hAnsi="Times New Roman" w:cs="Times New Roman"/>
          <w:sz w:val="24"/>
          <w:szCs w:val="24"/>
          <w:vertAlign w:val="subscript"/>
        </w:rPr>
        <w:t xml:space="preserve"> </w:t>
      </w:r>
      <w:r w:rsidR="005A713D" w:rsidRPr="00EA2985">
        <w:rPr>
          <w:rFonts w:ascii="Times New Roman" w:eastAsiaTheme="minorEastAsia" w:hAnsi="Times New Roman" w:cs="Times New Roman"/>
          <w:sz w:val="24"/>
          <w:szCs w:val="24"/>
        </w:rPr>
        <w:t xml:space="preserve">and time </w:t>
      </w:r>
      <w:r w:rsidR="005A713D" w:rsidRPr="00EA2985">
        <w:rPr>
          <w:rFonts w:ascii="Times New Roman" w:eastAsiaTheme="minorEastAsia" w:hAnsi="Times New Roman" w:cs="Times New Roman"/>
          <w:i/>
          <w:iCs/>
          <w:sz w:val="24"/>
          <w:szCs w:val="24"/>
        </w:rPr>
        <w:t>t</w:t>
      </w:r>
      <w:r w:rsidR="005A713D" w:rsidRPr="002221F4">
        <w:rPr>
          <w:rFonts w:ascii="Times New Roman" w:eastAsiaTheme="minorEastAsia" w:hAnsi="Times New Roman" w:cs="Times New Roman"/>
          <w:i/>
          <w:iCs/>
          <w:sz w:val="24"/>
          <w:szCs w:val="24"/>
          <w:vertAlign w:val="subscript"/>
        </w:rPr>
        <w:t>2</w:t>
      </w:r>
      <w:r w:rsidR="005A713D" w:rsidRPr="00EA2985">
        <w:rPr>
          <w:rFonts w:ascii="Times New Roman" w:eastAsiaTheme="minorEastAsia" w:hAnsi="Times New Roman" w:cs="Times New Roman"/>
          <w:sz w:val="24"/>
          <w:szCs w:val="24"/>
        </w:rPr>
        <w:t>.</w:t>
      </w:r>
      <w:r w:rsidR="00FB416C">
        <w:rPr>
          <w:rFonts w:ascii="Times New Roman" w:eastAsiaTheme="minorEastAsia" w:hAnsi="Times New Roman" w:cs="Times New Roman"/>
          <w:sz w:val="24"/>
          <w:szCs w:val="24"/>
        </w:rPr>
        <w:t xml:space="preserve"> These proportions were calculated using the FIA sampling design, after Perret </w:t>
      </w:r>
      <w:r w:rsidR="00FB416C">
        <w:rPr>
          <w:rFonts w:ascii="Times New Roman" w:eastAsiaTheme="minorEastAsia" w:hAnsi="Times New Roman" w:cs="Times New Roman"/>
          <w:i/>
          <w:iCs/>
          <w:sz w:val="24"/>
          <w:szCs w:val="24"/>
        </w:rPr>
        <w:t>et al.</w:t>
      </w:r>
      <w:r w:rsidR="00FB416C">
        <w:rPr>
          <w:rFonts w:ascii="Times New Roman" w:eastAsiaTheme="minorEastAsia" w:hAnsi="Times New Roman" w:cs="Times New Roman"/>
          <w:sz w:val="24"/>
          <w:szCs w:val="24"/>
        </w:rPr>
        <w:t xml:space="preserve"> (2023).</w:t>
      </w:r>
      <w:r w:rsidR="005A713D" w:rsidRPr="00EA2985">
        <w:rPr>
          <w:rFonts w:ascii="Times New Roman" w:eastAsiaTheme="minorEastAsia" w:hAnsi="Times New Roman" w:cs="Times New Roman"/>
          <w:sz w:val="24"/>
          <w:szCs w:val="24"/>
        </w:rPr>
        <w:t xml:space="preserve"> The model also included selected cross-scale interactions, namely between tree size </w:t>
      </w:r>
      <w:r w:rsidR="005A713D" w:rsidRPr="00EA2985">
        <w:rPr>
          <w:rFonts w:ascii="Times New Roman" w:eastAsiaTheme="minorEastAsia" w:hAnsi="Times New Roman" w:cs="Times New Roman"/>
          <w:i/>
          <w:iCs/>
          <w:sz w:val="24"/>
          <w:szCs w:val="24"/>
        </w:rPr>
        <w:t>DIA,</w:t>
      </w:r>
      <w:r w:rsidR="005A713D" w:rsidRPr="00EA2985">
        <w:rPr>
          <w:rFonts w:ascii="Times New Roman" w:eastAsiaTheme="minorEastAsia" w:hAnsi="Times New Roman" w:cs="Times New Roman"/>
          <w:sz w:val="24"/>
          <w:szCs w:val="24"/>
        </w:rPr>
        <w:t xml:space="preserve"> climate anomalies </w:t>
      </w:r>
      <w:r w:rsidR="005A713D" w:rsidRPr="00EA2985">
        <w:rPr>
          <w:rFonts w:ascii="Times New Roman" w:eastAsiaTheme="minorEastAsia" w:hAnsi="Times New Roman" w:cs="Times New Roman"/>
          <w:i/>
          <w:iCs/>
          <w:sz w:val="24"/>
          <w:szCs w:val="24"/>
        </w:rPr>
        <w:t>CA</w:t>
      </w:r>
      <w:r w:rsidR="005A713D" w:rsidRPr="00EA2985">
        <w:rPr>
          <w:rFonts w:ascii="Times New Roman" w:eastAsiaTheme="minorEastAsia" w:hAnsi="Times New Roman" w:cs="Times New Roman"/>
          <w:sz w:val="24"/>
          <w:szCs w:val="24"/>
        </w:rPr>
        <w:t xml:space="preserve">, and disturbed area </w:t>
      </w:r>
      <w:r w:rsidR="005A713D" w:rsidRPr="00EA2985">
        <w:rPr>
          <w:rFonts w:ascii="Times New Roman" w:eastAsiaTheme="minorEastAsia" w:hAnsi="Times New Roman" w:cs="Times New Roman"/>
          <w:i/>
          <w:iCs/>
          <w:sz w:val="24"/>
          <w:szCs w:val="24"/>
        </w:rPr>
        <w:t>AF</w:t>
      </w:r>
      <w:r w:rsidR="005A713D" w:rsidRPr="00EA2985">
        <w:rPr>
          <w:rFonts w:ascii="Times New Roman" w:eastAsiaTheme="minorEastAsia" w:hAnsi="Times New Roman" w:cs="Times New Roman"/>
          <w:sz w:val="24"/>
          <w:szCs w:val="24"/>
        </w:rPr>
        <w:t xml:space="preserve"> and </w:t>
      </w:r>
      <w:r w:rsidR="005A713D" w:rsidRPr="00EA2985">
        <w:rPr>
          <w:rFonts w:ascii="Times New Roman" w:eastAsiaTheme="minorEastAsia" w:hAnsi="Times New Roman" w:cs="Times New Roman"/>
          <w:i/>
          <w:iCs/>
          <w:sz w:val="24"/>
          <w:szCs w:val="24"/>
        </w:rPr>
        <w:t>AB</w:t>
      </w:r>
      <w:r w:rsidR="005A713D" w:rsidRPr="00EA2985">
        <w:rPr>
          <w:rFonts w:ascii="Times New Roman" w:eastAsiaTheme="minorEastAsia" w:hAnsi="Times New Roman" w:cs="Times New Roman"/>
          <w:sz w:val="24"/>
          <w:szCs w:val="24"/>
        </w:rPr>
        <w:t>.</w:t>
      </w:r>
      <w:r w:rsidR="00D41583">
        <w:rPr>
          <w:rFonts w:ascii="Times New Roman" w:eastAsiaTheme="minorEastAsia" w:hAnsi="Times New Roman" w:cs="Times New Roman"/>
          <w:sz w:val="24"/>
          <w:szCs w:val="24"/>
        </w:rPr>
        <w:t xml:space="preserve"> β</w:t>
      </w:r>
      <w:r w:rsidR="00D41583">
        <w:rPr>
          <w:rFonts w:ascii="Times New Roman" w:eastAsiaTheme="minorEastAsia" w:hAnsi="Times New Roman" w:cs="Times New Roman"/>
          <w:sz w:val="24"/>
          <w:szCs w:val="24"/>
          <w:vertAlign w:val="subscript"/>
        </w:rPr>
        <w:t>4</w:t>
      </w:r>
      <w:r w:rsidR="00D41583">
        <w:rPr>
          <w:rFonts w:ascii="Times New Roman" w:eastAsiaTheme="minorEastAsia" w:hAnsi="Times New Roman" w:cs="Times New Roman"/>
          <w:sz w:val="24"/>
          <w:szCs w:val="24"/>
        </w:rPr>
        <w:t>,</w:t>
      </w:r>
      <w:r w:rsidR="00D41583" w:rsidRPr="00D41583">
        <w:rPr>
          <w:rFonts w:ascii="Times New Roman" w:eastAsiaTheme="minorEastAsia" w:hAnsi="Times New Roman" w:cs="Times New Roman"/>
          <w:sz w:val="24"/>
          <w:szCs w:val="24"/>
        </w:rPr>
        <w:t xml:space="preserve"> </w:t>
      </w:r>
      <w:r w:rsidR="00D41583">
        <w:rPr>
          <w:rFonts w:ascii="Times New Roman" w:eastAsiaTheme="minorEastAsia" w:hAnsi="Times New Roman" w:cs="Times New Roman"/>
          <w:sz w:val="24"/>
          <w:szCs w:val="24"/>
        </w:rPr>
        <w:t>β</w:t>
      </w:r>
      <w:r w:rsidR="00D41583">
        <w:rPr>
          <w:rFonts w:ascii="Times New Roman" w:eastAsiaTheme="minorEastAsia" w:hAnsi="Times New Roman" w:cs="Times New Roman"/>
          <w:sz w:val="24"/>
          <w:szCs w:val="24"/>
          <w:vertAlign w:val="subscript"/>
        </w:rPr>
        <w:t>5</w:t>
      </w:r>
      <w:r w:rsidR="00D41583">
        <w:rPr>
          <w:rFonts w:ascii="Times New Roman" w:eastAsiaTheme="minorEastAsia" w:hAnsi="Times New Roman" w:cs="Times New Roman"/>
          <w:sz w:val="24"/>
          <w:szCs w:val="24"/>
        </w:rPr>
        <w:t>, and β</w:t>
      </w:r>
      <w:r w:rsidR="00D41583">
        <w:rPr>
          <w:rFonts w:ascii="Times New Roman" w:eastAsiaTheme="minorEastAsia" w:hAnsi="Times New Roman" w:cs="Times New Roman"/>
          <w:sz w:val="24"/>
          <w:szCs w:val="24"/>
          <w:vertAlign w:val="subscript"/>
        </w:rPr>
        <w:t>6</w:t>
      </w:r>
      <w:r w:rsidR="00D41583">
        <w:rPr>
          <w:rFonts w:ascii="Times New Roman" w:eastAsiaTheme="minorEastAsia" w:hAnsi="Times New Roman" w:cs="Times New Roman"/>
          <w:sz w:val="24"/>
          <w:szCs w:val="24"/>
        </w:rPr>
        <w:t xml:space="preserve"> terms </w:t>
      </w:r>
      <w:r w:rsidR="00D41583">
        <w:rPr>
          <w:rFonts w:ascii="Times New Roman" w:eastAsiaTheme="minorEastAsia" w:hAnsi="Times New Roman" w:cs="Times New Roman"/>
          <w:sz w:val="24"/>
          <w:szCs w:val="24"/>
        </w:rPr>
        <w:lastRenderedPageBreak/>
        <w:t>represent vectors of model-estimated coefficients corresponding to the indices for each covariate and interactions between covariates.</w:t>
      </w:r>
      <w:r w:rsidR="00DA4B07">
        <w:rPr>
          <w:rFonts w:ascii="Times New Roman" w:eastAsiaTheme="minorEastAsia" w:hAnsi="Times New Roman" w:cs="Times New Roman"/>
          <w:sz w:val="24"/>
          <w:szCs w:val="24"/>
        </w:rPr>
        <w:t xml:space="preserve"> </w:t>
      </w:r>
    </w:p>
    <w:p w14:paraId="1BAC2D3B" w14:textId="5C6741F7" w:rsidR="00EA2985" w:rsidRPr="00434BDC" w:rsidRDefault="00EA2985" w:rsidP="001E4DEF">
      <w:pPr>
        <w:spacing w:line="360" w:lineRule="auto"/>
        <w:rPr>
          <w:rFonts w:ascii="Times New Roman" w:hAnsi="Times New Roman" w:cs="Times New Roman"/>
          <w:i/>
          <w:iCs/>
          <w:sz w:val="24"/>
          <w:szCs w:val="24"/>
        </w:rPr>
      </w:pPr>
      <w:r w:rsidRPr="00434BDC">
        <w:rPr>
          <w:rFonts w:ascii="Times New Roman" w:hAnsi="Times New Roman" w:cs="Times New Roman"/>
          <w:i/>
          <w:iCs/>
          <w:sz w:val="24"/>
          <w:szCs w:val="24"/>
        </w:rPr>
        <w:t>Regeneration model</w:t>
      </w:r>
      <w:r w:rsidR="00434BDC">
        <w:rPr>
          <w:rFonts w:ascii="Times New Roman" w:hAnsi="Times New Roman" w:cs="Times New Roman"/>
          <w:i/>
          <w:iCs/>
          <w:sz w:val="24"/>
          <w:szCs w:val="24"/>
        </w:rPr>
        <w:t>s</w:t>
      </w:r>
    </w:p>
    <w:p w14:paraId="64CD23D6" w14:textId="408E7A6D" w:rsidR="006049C1" w:rsidRDefault="008977EF"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FIA field procedures define seedlings as individual trees with a diameter of less than 2.54 cm and a height of at least 15 cm. Seedlings are inventoried on smaller </w:t>
      </w:r>
      <w:commentRangeStart w:id="33"/>
      <w:r>
        <w:rPr>
          <w:rFonts w:ascii="Times New Roman" w:hAnsi="Times New Roman" w:cs="Times New Roman"/>
          <w:sz w:val="24"/>
          <w:szCs w:val="24"/>
        </w:rPr>
        <w:t xml:space="preserve">microplots </w:t>
      </w:r>
      <w:commentRangeEnd w:id="33"/>
      <w:r w:rsidR="00990DCD">
        <w:rPr>
          <w:rStyle w:val="CommentReference"/>
        </w:rPr>
        <w:commentReference w:id="33"/>
      </w:r>
      <w:r>
        <w:rPr>
          <w:rFonts w:ascii="Times New Roman" w:hAnsi="Times New Roman" w:cs="Times New Roman"/>
          <w:sz w:val="24"/>
          <w:szCs w:val="24"/>
        </w:rPr>
        <w:t xml:space="preserve">nested within subplots; because of this, seedling density estimates have more uncertainty than those for </w:t>
      </w:r>
      <w:proofErr w:type="gramStart"/>
      <w:r>
        <w:rPr>
          <w:rFonts w:ascii="Times New Roman" w:hAnsi="Times New Roman" w:cs="Times New Roman"/>
          <w:sz w:val="24"/>
          <w:szCs w:val="24"/>
        </w:rPr>
        <w:t>adults, and</w:t>
      </w:r>
      <w:proofErr w:type="gramEnd"/>
      <w:r>
        <w:rPr>
          <w:rFonts w:ascii="Times New Roman" w:hAnsi="Times New Roman" w:cs="Times New Roman"/>
          <w:sz w:val="24"/>
          <w:szCs w:val="24"/>
        </w:rPr>
        <w:t xml:space="preserve"> may be unreliable when there is high spatial heterogeneity. We thus chose to model subalpine fir and Engelmann spruce</w:t>
      </w:r>
      <w:r w:rsidR="00DA4B07">
        <w:rPr>
          <w:rFonts w:ascii="Times New Roman" w:hAnsi="Times New Roman" w:cs="Times New Roman"/>
          <w:sz w:val="24"/>
          <w:szCs w:val="24"/>
        </w:rPr>
        <w:t xml:space="preserve"> regeneration using seedling presence rather than seedling densities. For each species, we used a binomial generalized linear mixed model to predict the probability of seedling presence at an FIA plot at its remeasurement:</w:t>
      </w:r>
    </w:p>
    <w:p w14:paraId="3902C16F" w14:textId="352D5A48" w:rsidR="00DA4B07" w:rsidRPr="00EA2985" w:rsidRDefault="00000000" w:rsidP="001E4DEF">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1,r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SEV</m:t>
              </m:r>
            </m:e>
            <m: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BAH</m:t>
              </m:r>
            </m:e>
            <m: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CN</m:t>
              </m:r>
            </m:e>
            <m:sub>
              <m:r>
                <w:rPr>
                  <w:rFonts w:ascii="Cambria Math" w:hAnsi="Cambria Math" w:cs="Times New Roman"/>
                  <w:sz w:val="24"/>
                  <w:szCs w:val="24"/>
                </w:rPr>
                <m:t>j,p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CA</m:t>
              </m:r>
            </m:e>
            <m:sub>
              <m:r>
                <w:rPr>
                  <w:rFonts w:ascii="Cambria Math" w:hAnsi="Cambria Math" w:cs="Times New Roman"/>
                  <w:sz w:val="24"/>
                  <w:szCs w:val="24"/>
                </w:rPr>
                <m:t xml:space="preserve">k,p,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 xml:space="preserve">+ ε </m:t>
          </m:r>
        </m:oMath>
      </m:oMathPara>
    </w:p>
    <w:p w14:paraId="02C82A16" w14:textId="7C675ABC" w:rsidR="00DA4B07" w:rsidRPr="008D7833" w:rsidRDefault="008D7833"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where seedling presence </w:t>
      </w:r>
      <w:r>
        <w:rPr>
          <w:rFonts w:ascii="Times New Roman" w:hAnsi="Times New Roman" w:cs="Times New Roman"/>
          <w:i/>
          <w:iCs/>
          <w:sz w:val="24"/>
          <w:szCs w:val="24"/>
        </w:rPr>
        <w:t>R</w:t>
      </w:r>
      <w:r>
        <w:rPr>
          <w:rFonts w:ascii="Times New Roman" w:hAnsi="Times New Roman" w:cs="Times New Roman"/>
          <w:sz w:val="24"/>
          <w:szCs w:val="24"/>
        </w:rPr>
        <w:t xml:space="preserve"> in plot </w:t>
      </w:r>
      <w:r>
        <w:rPr>
          <w:rFonts w:ascii="Times New Roman" w:hAnsi="Times New Roman" w:cs="Times New Roman"/>
          <w:i/>
          <w:iCs/>
          <w:sz w:val="24"/>
          <w:szCs w:val="24"/>
        </w:rPr>
        <w:t>p</w:t>
      </w:r>
      <w:r>
        <w:rPr>
          <w:rFonts w:ascii="Times New Roman" w:hAnsi="Times New Roman" w:cs="Times New Roman"/>
          <w:sz w:val="24"/>
          <w:szCs w:val="24"/>
        </w:rPr>
        <w:t xml:space="preserve"> nested in ecoregion </w:t>
      </w:r>
      <w:proofErr w:type="spellStart"/>
      <w:r>
        <w:rPr>
          <w:rFonts w:ascii="Times New Roman" w:hAnsi="Times New Roman" w:cs="Times New Roman"/>
          <w:i/>
          <w:iCs/>
          <w:sz w:val="24"/>
          <w:szCs w:val="24"/>
        </w:rPr>
        <w:t>r</w:t>
      </w:r>
      <w:r>
        <w:rPr>
          <w:rFonts w:ascii="Times New Roman" w:hAnsi="Times New Roman" w:cs="Times New Roman"/>
          <w:sz w:val="24"/>
          <w:szCs w:val="24"/>
        </w:rPr>
        <w:t xml:space="preserve"> at</w:t>
      </w:r>
      <w:proofErr w:type="spellEnd"/>
      <w:r>
        <w:rPr>
          <w:rFonts w:ascii="Times New Roman" w:hAnsi="Times New Roman" w:cs="Times New Roman"/>
          <w:sz w:val="24"/>
          <w:szCs w:val="24"/>
        </w:rPr>
        <w:t xml:space="preserve"> time </w:t>
      </w:r>
      <w:r>
        <w:rPr>
          <w:rFonts w:ascii="Times New Roman" w:hAnsi="Times New Roman" w:cs="Times New Roman"/>
          <w:i/>
          <w:iCs/>
          <w:sz w:val="24"/>
          <w:szCs w:val="24"/>
        </w:rPr>
        <w:t>t</w:t>
      </w:r>
      <w:r>
        <w:rPr>
          <w:rFonts w:ascii="Times New Roman" w:hAnsi="Times New Roman" w:cs="Times New Roman"/>
          <w:i/>
          <w:iCs/>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is modeled as a linear function of a </w:t>
      </w:r>
      <w:r w:rsidRPr="00EA2985">
        <w:rPr>
          <w:rFonts w:ascii="Times New Roman" w:eastAsiaTheme="minorEastAsia" w:hAnsi="Times New Roman" w:cs="Times New Roman"/>
          <w:sz w:val="24"/>
          <w:szCs w:val="24"/>
        </w:rPr>
        <w:t>fixed intercept b0 modified by a random term g1</w:t>
      </w:r>
      <w:ins w:id="34" w:author="Bell, David - FS, OR" w:date="2024-04-05T13:40:00Z">
        <w:r w:rsidR="00990DCD">
          <w:rPr>
            <w:rFonts w:ascii="Times New Roman" w:eastAsiaTheme="minorEastAsia" w:hAnsi="Times New Roman" w:cs="Times New Roman"/>
            <w:sz w:val="24"/>
            <w:szCs w:val="24"/>
          </w:rPr>
          <w:t xml:space="preserve"> for ecoregion </w:t>
        </w:r>
        <w:r w:rsidR="00990DCD" w:rsidRPr="007C4CF6">
          <w:rPr>
            <w:rFonts w:ascii="Times New Roman" w:eastAsiaTheme="minorEastAsia" w:hAnsi="Times New Roman" w:cs="Times New Roman"/>
            <w:i/>
            <w:iCs/>
            <w:sz w:val="24"/>
            <w:szCs w:val="24"/>
          </w:rPr>
          <w:t>r</w:t>
        </w:r>
      </w:ins>
      <w:r>
        <w:rPr>
          <w:rFonts w:ascii="Times New Roman" w:eastAsiaTheme="minorEastAsia" w:hAnsi="Times New Roman" w:cs="Times New Roman"/>
          <w:sz w:val="24"/>
          <w:szCs w:val="24"/>
        </w:rPr>
        <w:t xml:space="preserve"> and several predictor variables. These include the severity of fire disturbance (</w:t>
      </w:r>
      <w:r>
        <w:rPr>
          <w:rFonts w:ascii="Times New Roman" w:eastAsiaTheme="minorEastAsia" w:hAnsi="Times New Roman" w:cs="Times New Roman"/>
          <w:i/>
          <w:iCs/>
          <w:sz w:val="24"/>
          <w:szCs w:val="24"/>
        </w:rPr>
        <w:t>SEV</w:t>
      </w:r>
      <w:r>
        <w:rPr>
          <w:rFonts w:ascii="Times New Roman" w:eastAsiaTheme="minorEastAsia" w:hAnsi="Times New Roman" w:cs="Times New Roman"/>
          <w:sz w:val="24"/>
          <w:szCs w:val="24"/>
        </w:rPr>
        <w:t>) on a plot between t</w:t>
      </w:r>
      <w:r w:rsidRPr="002221F4">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and t1, calculated as the </w:t>
      </w:r>
      <w:commentRangeStart w:id="35"/>
      <w:commentRangeStart w:id="36"/>
      <w:r>
        <w:rPr>
          <w:rFonts w:ascii="Times New Roman" w:eastAsiaTheme="minorEastAsia" w:hAnsi="Times New Roman" w:cs="Times New Roman"/>
          <w:sz w:val="24"/>
          <w:szCs w:val="24"/>
        </w:rPr>
        <w:t>proportion of adult trees of all species</w:t>
      </w:r>
      <w:commentRangeEnd w:id="35"/>
      <w:r w:rsidR="00032B0D">
        <w:rPr>
          <w:rStyle w:val="CommentReference"/>
        </w:rPr>
        <w:commentReference w:id="35"/>
      </w:r>
      <w:commentRangeEnd w:id="36"/>
      <w:r w:rsidR="007C4CF6">
        <w:rPr>
          <w:rStyle w:val="CommentReference"/>
        </w:rPr>
        <w:commentReference w:id="36"/>
      </w:r>
      <w:r>
        <w:rPr>
          <w:rFonts w:ascii="Times New Roman" w:eastAsiaTheme="minorEastAsia" w:hAnsi="Times New Roman" w:cs="Times New Roman"/>
          <w:sz w:val="24"/>
          <w:szCs w:val="24"/>
        </w:rPr>
        <w:t xml:space="preserve"> living on the plot at t1 that had died due to fire (according to FIA field crew assignments) by t2. Other predictors included total stand basal area (</w:t>
      </w:r>
      <w:r w:rsidRPr="008D7833">
        <w:rPr>
          <w:rFonts w:ascii="Times New Roman" w:eastAsiaTheme="minorEastAsia" w:hAnsi="Times New Roman" w:cs="Times New Roman"/>
          <w:i/>
          <w:iCs/>
          <w:sz w:val="24"/>
          <w:szCs w:val="24"/>
        </w:rPr>
        <w:t>BAH</w:t>
      </w:r>
      <w:r>
        <w:rPr>
          <w:rFonts w:ascii="Times New Roman" w:eastAsiaTheme="minorEastAsia" w:hAnsi="Times New Roman" w:cs="Times New Roman"/>
          <w:sz w:val="24"/>
          <w:szCs w:val="24"/>
        </w:rPr>
        <w:t xml:space="preserve">) and reference period climate </w:t>
      </w:r>
      <w:proofErr w:type="spellStart"/>
      <w:r>
        <w:rPr>
          <w:rFonts w:ascii="Times New Roman" w:eastAsiaTheme="minorEastAsia" w:hAnsi="Times New Roman" w:cs="Times New Roman"/>
          <w:sz w:val="24"/>
          <w:szCs w:val="24"/>
        </w:rPr>
        <w:t>normals</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CN</w:t>
      </w:r>
      <w:r>
        <w:rPr>
          <w:rFonts w:ascii="Times New Roman" w:eastAsiaTheme="minorEastAsia" w:hAnsi="Times New Roman" w:cs="Times New Roman"/>
          <w:sz w:val="24"/>
          <w:szCs w:val="24"/>
        </w:rPr>
        <w:t>) and remeasurement period climate anomalies (</w:t>
      </w:r>
      <w:r>
        <w:rPr>
          <w:rFonts w:ascii="Times New Roman" w:eastAsiaTheme="minorEastAsia" w:hAnsi="Times New Roman" w:cs="Times New Roman"/>
          <w:i/>
          <w:iCs/>
          <w:sz w:val="24"/>
          <w:szCs w:val="24"/>
        </w:rPr>
        <w:t>CA</w:t>
      </w:r>
      <w:r>
        <w:rPr>
          <w:rFonts w:ascii="Times New Roman" w:eastAsiaTheme="minorEastAsia" w:hAnsi="Times New Roman" w:cs="Times New Roman"/>
          <w:sz w:val="24"/>
          <w:szCs w:val="24"/>
        </w:rPr>
        <w:t xml:space="preserve">), as described for the mortality models above. </w:t>
      </w:r>
    </w:p>
    <w:p w14:paraId="3287CFD6" w14:textId="7756CAFC" w:rsidR="00EA2985" w:rsidRPr="00434BDC" w:rsidRDefault="00434BDC" w:rsidP="001E4DEF">
      <w:pPr>
        <w:spacing w:line="360" w:lineRule="auto"/>
        <w:rPr>
          <w:rFonts w:ascii="Times New Roman" w:hAnsi="Times New Roman" w:cs="Times New Roman"/>
          <w:i/>
          <w:iCs/>
          <w:sz w:val="24"/>
          <w:szCs w:val="24"/>
        </w:rPr>
      </w:pPr>
      <w:r>
        <w:rPr>
          <w:rFonts w:ascii="Times New Roman" w:hAnsi="Times New Roman" w:cs="Times New Roman"/>
          <w:i/>
          <w:iCs/>
          <w:sz w:val="24"/>
          <w:szCs w:val="24"/>
        </w:rPr>
        <w:t>Recruitment models</w:t>
      </w:r>
    </w:p>
    <w:p w14:paraId="5D03C7DF" w14:textId="17155635" w:rsidR="001E4DEF" w:rsidRDefault="001E4DEF" w:rsidP="001E4D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Previous work on subalpine fir population trends has demonstrated that sapling recruitment presents a critical demographic bottleneck for the species across its distribution (Perret </w:t>
      </w:r>
      <w:r>
        <w:rPr>
          <w:rFonts w:ascii="Times New Roman" w:hAnsi="Times New Roman" w:cs="Times New Roman"/>
          <w:i/>
          <w:iCs/>
          <w:sz w:val="24"/>
          <w:szCs w:val="24"/>
        </w:rPr>
        <w:t>et al.</w:t>
      </w:r>
      <w:r>
        <w:rPr>
          <w:rFonts w:ascii="Times New Roman" w:hAnsi="Times New Roman" w:cs="Times New Roman"/>
          <w:sz w:val="24"/>
          <w:szCs w:val="24"/>
        </w:rPr>
        <w:t xml:space="preserve"> 2023). However, saplings are defined by FIA field protocol as trees with a diameter between 2.54 and 12.7 </w:t>
      </w:r>
      <w:proofErr w:type="gramStart"/>
      <w:r>
        <w:rPr>
          <w:rFonts w:ascii="Times New Roman" w:hAnsi="Times New Roman" w:cs="Times New Roman"/>
          <w:sz w:val="24"/>
          <w:szCs w:val="24"/>
        </w:rPr>
        <w:t>cm, and</w:t>
      </w:r>
      <w:proofErr w:type="gramEnd"/>
      <w:r>
        <w:rPr>
          <w:rFonts w:ascii="Times New Roman" w:hAnsi="Times New Roman" w:cs="Times New Roman"/>
          <w:sz w:val="24"/>
          <w:szCs w:val="24"/>
        </w:rPr>
        <w:t xml:space="preserve"> are inventoried on microplots similarly to seedlings. We thus chose to model sapling recruitment similarly to seedling </w:t>
      </w:r>
      <w:proofErr w:type="gramStart"/>
      <w:r>
        <w:rPr>
          <w:rFonts w:ascii="Times New Roman" w:hAnsi="Times New Roman" w:cs="Times New Roman"/>
          <w:sz w:val="24"/>
          <w:szCs w:val="24"/>
        </w:rPr>
        <w:t>regeneration;</w:t>
      </w:r>
      <w:proofErr w:type="gramEnd"/>
      <w:r>
        <w:rPr>
          <w:rFonts w:ascii="Times New Roman" w:hAnsi="Times New Roman" w:cs="Times New Roman"/>
          <w:sz w:val="24"/>
          <w:szCs w:val="24"/>
        </w:rPr>
        <w:t xml:space="preserve"> as the presence or absence of new sapling recruits recorded on the microplot at remeasurement.</w:t>
      </w:r>
      <w:r w:rsidR="008A3F0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E4DEF">
        <w:rPr>
          <w:rFonts w:ascii="Times New Roman" w:hAnsi="Times New Roman" w:cs="Times New Roman"/>
          <w:color w:val="FF0000"/>
          <w:sz w:val="24"/>
          <w:szCs w:val="24"/>
        </w:rPr>
        <w:t xml:space="preserve">**sentence about splitting seedlings/saplings getting at different demographic </w:t>
      </w:r>
      <w:proofErr w:type="gramStart"/>
      <w:r w:rsidRPr="001E4DEF">
        <w:rPr>
          <w:rFonts w:ascii="Times New Roman" w:hAnsi="Times New Roman" w:cs="Times New Roman"/>
          <w:color w:val="FF0000"/>
          <w:sz w:val="24"/>
          <w:szCs w:val="24"/>
        </w:rPr>
        <w:t>processes?*</w:t>
      </w:r>
      <w:proofErr w:type="gramEnd"/>
      <w:r w:rsidRPr="001E4DEF">
        <w:rPr>
          <w:rFonts w:ascii="Times New Roman" w:hAnsi="Times New Roman" w:cs="Times New Roman"/>
          <w:color w:val="FF0000"/>
          <w:sz w:val="24"/>
          <w:szCs w:val="24"/>
        </w:rPr>
        <w:t>*</w:t>
      </w:r>
      <w:r>
        <w:rPr>
          <w:rFonts w:ascii="Times New Roman" w:hAnsi="Times New Roman" w:cs="Times New Roman"/>
          <w:sz w:val="24"/>
          <w:szCs w:val="24"/>
        </w:rPr>
        <w:t xml:space="preserve"> Sapling recruitment models were structured identically to seedling regeneration models (equation 2)</w:t>
      </w:r>
      <w:r w:rsidR="00DF70D3">
        <w:rPr>
          <w:rFonts w:ascii="Times New Roman" w:hAnsi="Times New Roman" w:cs="Times New Roman"/>
          <w:sz w:val="24"/>
          <w:szCs w:val="24"/>
        </w:rPr>
        <w:t xml:space="preserve"> for both species.</w:t>
      </w:r>
    </w:p>
    <w:p w14:paraId="262136E9" w14:textId="77777777" w:rsidR="001E4DEF" w:rsidRPr="00EA2985" w:rsidRDefault="001E4DEF" w:rsidP="001E4DEF">
      <w:pPr>
        <w:spacing w:line="360" w:lineRule="auto"/>
        <w:rPr>
          <w:rFonts w:ascii="Times New Roman" w:hAnsi="Times New Roman" w:cs="Times New Roman"/>
          <w:sz w:val="24"/>
          <w:szCs w:val="24"/>
        </w:rPr>
      </w:pPr>
    </w:p>
    <w:p w14:paraId="5B0F4045" w14:textId="51581345" w:rsidR="00EA2985" w:rsidRPr="001F5E17" w:rsidRDefault="00E25466" w:rsidP="001E4DEF">
      <w:pPr>
        <w:spacing w:line="360" w:lineRule="auto"/>
        <w:ind w:left="720" w:hanging="720"/>
        <w:rPr>
          <w:rFonts w:ascii="Times New Roman" w:hAnsi="Times New Roman" w:cs="Times New Roman"/>
          <w:sz w:val="24"/>
          <w:szCs w:val="24"/>
          <w:u w:val="single"/>
          <w:rPrChange w:id="37" w:author="Perret, Daniel - FS, OR" w:date="2024-04-09T16:48:00Z">
            <w:rPr>
              <w:rFonts w:ascii="Times New Roman" w:hAnsi="Times New Roman" w:cs="Times New Roman"/>
              <w:color w:val="FF0000"/>
              <w:sz w:val="24"/>
              <w:szCs w:val="24"/>
              <w:u w:val="single"/>
            </w:rPr>
          </w:rPrChange>
        </w:rPr>
      </w:pPr>
      <w:r w:rsidRPr="001F5E17">
        <w:rPr>
          <w:rFonts w:ascii="Times New Roman" w:hAnsi="Times New Roman" w:cs="Times New Roman"/>
          <w:sz w:val="24"/>
          <w:szCs w:val="24"/>
          <w:u w:val="single"/>
          <w:rPrChange w:id="38" w:author="Perret, Daniel - FS, OR" w:date="2024-04-09T16:48:00Z">
            <w:rPr>
              <w:rFonts w:ascii="Times New Roman" w:hAnsi="Times New Roman" w:cs="Times New Roman"/>
              <w:color w:val="FF0000"/>
              <w:sz w:val="24"/>
              <w:szCs w:val="24"/>
              <w:u w:val="single"/>
            </w:rPr>
          </w:rPrChange>
        </w:rPr>
        <w:lastRenderedPageBreak/>
        <w:t>Future Projections</w:t>
      </w:r>
    </w:p>
    <w:p w14:paraId="4ACB8123" w14:textId="7A5DF610" w:rsidR="001F5E17" w:rsidRDefault="001F5E17" w:rsidP="001E4DEF">
      <w:pPr>
        <w:spacing w:line="360" w:lineRule="auto"/>
        <w:ind w:left="720" w:hanging="720"/>
        <w:rPr>
          <w:ins w:id="39" w:author="Perret, Daniel - FS, OR" w:date="2024-04-09T16:47:00Z"/>
          <w:rFonts w:ascii="Times New Roman" w:hAnsi="Times New Roman" w:cs="Times New Roman"/>
          <w:color w:val="FF0000"/>
          <w:sz w:val="24"/>
          <w:szCs w:val="24"/>
        </w:rPr>
      </w:pPr>
      <w:ins w:id="40" w:author="Perret, Daniel - FS, OR" w:date="2024-04-09T16:47:00Z">
        <w:r w:rsidRPr="001F5E17">
          <w:rPr>
            <w:rFonts w:ascii="Times New Roman" w:hAnsi="Times New Roman" w:cs="Times New Roman"/>
            <w:sz w:val="24"/>
            <w:szCs w:val="24"/>
            <w:rPrChange w:id="41" w:author="Perret, Daniel - FS, OR" w:date="2024-04-09T16:48:00Z">
              <w:rPr>
                <w:rFonts w:ascii="Times New Roman" w:hAnsi="Times New Roman" w:cs="Times New Roman"/>
                <w:color w:val="FF0000"/>
                <w:sz w:val="24"/>
                <w:szCs w:val="24"/>
              </w:rPr>
            </w:rPrChange>
          </w:rPr>
          <w:tab/>
          <w:t>W</w:t>
        </w:r>
      </w:ins>
      <w:ins w:id="42" w:author="Perret, Daniel - FS, OR" w:date="2024-04-09T16:48:00Z">
        <w:r w:rsidRPr="001F5E17">
          <w:rPr>
            <w:rFonts w:ascii="Times New Roman" w:hAnsi="Times New Roman" w:cs="Times New Roman"/>
            <w:sz w:val="24"/>
            <w:szCs w:val="24"/>
            <w:rPrChange w:id="43" w:author="Perret, Daniel - FS, OR" w:date="2024-04-09T16:48:00Z">
              <w:rPr>
                <w:rFonts w:ascii="Times New Roman" w:hAnsi="Times New Roman" w:cs="Times New Roman"/>
                <w:color w:val="FF0000"/>
                <w:sz w:val="24"/>
                <w:szCs w:val="24"/>
              </w:rPr>
            </w:rPrChange>
          </w:rPr>
          <w:t>e used</w:t>
        </w:r>
      </w:ins>
      <w:ins w:id="44" w:author="Perret, Daniel - FS, OR" w:date="2024-04-09T17:17:00Z">
        <w:r w:rsidR="005D082C">
          <w:rPr>
            <w:rFonts w:ascii="Times New Roman" w:hAnsi="Times New Roman" w:cs="Times New Roman"/>
            <w:sz w:val="24"/>
            <w:szCs w:val="24"/>
          </w:rPr>
          <w:t xml:space="preserve"> a multinomial logistic regression </w:t>
        </w:r>
      </w:ins>
      <w:del w:id="45" w:author="Perret, Daniel - FS, OR" w:date="2024-04-09T17:17:00Z">
        <w:r w:rsidR="008A3F0B" w:rsidRPr="008A3F0B" w:rsidDel="005D082C">
          <w:rPr>
            <w:rFonts w:ascii="Times New Roman" w:hAnsi="Times New Roman" w:cs="Times New Roman"/>
            <w:color w:val="FF0000"/>
            <w:sz w:val="24"/>
            <w:szCs w:val="24"/>
          </w:rPr>
          <w:tab/>
        </w:r>
      </w:del>
    </w:p>
    <w:p w14:paraId="021225A1" w14:textId="77777777" w:rsidR="001F5E17" w:rsidRDefault="001F5E17" w:rsidP="001E4DEF">
      <w:pPr>
        <w:spacing w:line="360" w:lineRule="auto"/>
        <w:ind w:left="720" w:hanging="720"/>
        <w:rPr>
          <w:ins w:id="46" w:author="Perret, Daniel - FS, OR" w:date="2024-04-09T16:47:00Z"/>
          <w:rFonts w:ascii="Times New Roman" w:hAnsi="Times New Roman" w:cs="Times New Roman"/>
          <w:color w:val="FF0000"/>
          <w:sz w:val="24"/>
          <w:szCs w:val="24"/>
        </w:rPr>
      </w:pPr>
    </w:p>
    <w:p w14:paraId="74E3087F" w14:textId="0495CE25" w:rsidR="008A3F0B" w:rsidRDefault="008A3F0B" w:rsidP="001E4DEF">
      <w:pPr>
        <w:spacing w:line="360" w:lineRule="auto"/>
        <w:ind w:left="720" w:hanging="720"/>
        <w:rPr>
          <w:rFonts w:ascii="Times New Roman" w:hAnsi="Times New Roman" w:cs="Times New Roman"/>
          <w:i/>
          <w:iCs/>
          <w:color w:val="FF0000"/>
          <w:sz w:val="24"/>
          <w:szCs w:val="24"/>
        </w:rPr>
      </w:pPr>
      <w:r w:rsidRPr="008A3F0B">
        <w:rPr>
          <w:rFonts w:ascii="Times New Roman" w:hAnsi="Times New Roman" w:cs="Times New Roman"/>
          <w:i/>
          <w:iCs/>
          <w:color w:val="FF0000"/>
          <w:sz w:val="24"/>
          <w:szCs w:val="24"/>
        </w:rPr>
        <w:t xml:space="preserve">In progress! This section will connect models to change categories, and step through using future climate, disturbance, and management scenarios to assess future </w:t>
      </w:r>
      <w:proofErr w:type="spellStart"/>
      <w:r w:rsidRPr="008A3F0B">
        <w:rPr>
          <w:rFonts w:ascii="Times New Roman" w:hAnsi="Times New Roman" w:cs="Times New Roman"/>
          <w:i/>
          <w:iCs/>
          <w:color w:val="FF0000"/>
          <w:sz w:val="24"/>
          <w:szCs w:val="24"/>
        </w:rPr>
        <w:t>vulnerabiliies</w:t>
      </w:r>
      <w:proofErr w:type="spellEnd"/>
      <w:r w:rsidRPr="008A3F0B">
        <w:rPr>
          <w:rFonts w:ascii="Times New Roman" w:hAnsi="Times New Roman" w:cs="Times New Roman"/>
          <w:i/>
          <w:iCs/>
          <w:color w:val="FF0000"/>
          <w:sz w:val="24"/>
          <w:szCs w:val="24"/>
        </w:rPr>
        <w:t xml:space="preserve"> and opportunities for mitigation (e.g., reducing stand basal area, reducing fire severity, </w:t>
      </w:r>
      <w:proofErr w:type="spellStart"/>
      <w:r w:rsidRPr="008A3F0B">
        <w:rPr>
          <w:rFonts w:ascii="Times New Roman" w:hAnsi="Times New Roman" w:cs="Times New Roman"/>
          <w:i/>
          <w:iCs/>
          <w:color w:val="FF0000"/>
          <w:sz w:val="24"/>
          <w:szCs w:val="24"/>
        </w:rPr>
        <w:t>etc</w:t>
      </w:r>
      <w:proofErr w:type="spellEnd"/>
      <w:r w:rsidRPr="008A3F0B">
        <w:rPr>
          <w:rFonts w:ascii="Times New Roman" w:hAnsi="Times New Roman" w:cs="Times New Roman"/>
          <w:i/>
          <w:iCs/>
          <w:color w:val="FF0000"/>
          <w:sz w:val="24"/>
          <w:szCs w:val="24"/>
        </w:rPr>
        <w:t xml:space="preserve">). </w:t>
      </w:r>
    </w:p>
    <w:p w14:paraId="432AAA45" w14:textId="6FEE8827" w:rsidR="002B7BCC" w:rsidRDefault="002B7BCC" w:rsidP="002B7BCC">
      <w:pPr>
        <w:pStyle w:val="ListParagraph"/>
        <w:numPr>
          <w:ilvl w:val="0"/>
          <w:numId w:val="1"/>
        </w:numPr>
        <w:spacing w:line="36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 xml:space="preserve">Connect demo models to change </w:t>
      </w:r>
      <w:proofErr w:type="gramStart"/>
      <w:r>
        <w:rPr>
          <w:rFonts w:ascii="Times New Roman" w:hAnsi="Times New Roman" w:cs="Times New Roman"/>
          <w:i/>
          <w:iCs/>
          <w:color w:val="FF0000"/>
          <w:sz w:val="24"/>
          <w:szCs w:val="24"/>
        </w:rPr>
        <w:t>categories</w:t>
      </w:r>
      <w:proofErr w:type="gramEnd"/>
    </w:p>
    <w:p w14:paraId="6E2FE43A" w14:textId="78018EC7" w:rsidR="002B7BCC" w:rsidRDefault="002B7BCC" w:rsidP="002B7BCC">
      <w:pPr>
        <w:pStyle w:val="ListParagraph"/>
        <w:numPr>
          <w:ilvl w:val="0"/>
          <w:numId w:val="1"/>
        </w:numPr>
        <w:spacing w:line="36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 xml:space="preserve">Quantify how well demo rates discriminate between categories </w:t>
      </w:r>
      <w:r w:rsidRPr="002B7BCC">
        <w:rPr>
          <w:rFonts w:ascii="Times New Roman" w:hAnsi="Times New Roman" w:cs="Times New Roman"/>
          <w:i/>
          <w:iCs/>
          <w:color w:val="FF0000"/>
          <w:sz w:val="24"/>
          <w:szCs w:val="24"/>
        </w:rPr>
        <w:sym w:font="Wingdings" w:char="F0E0"/>
      </w:r>
      <w:r>
        <w:rPr>
          <w:rFonts w:ascii="Times New Roman" w:hAnsi="Times New Roman" w:cs="Times New Roman"/>
          <w:i/>
          <w:iCs/>
          <w:color w:val="FF0000"/>
          <w:sz w:val="24"/>
          <w:szCs w:val="24"/>
        </w:rPr>
        <w:t xml:space="preserve"> best way to do this? Perhaps with a simple multinomial regression analysis or decision tree might work </w:t>
      </w:r>
      <w:proofErr w:type="gramStart"/>
      <w:r>
        <w:rPr>
          <w:rFonts w:ascii="Times New Roman" w:hAnsi="Times New Roman" w:cs="Times New Roman"/>
          <w:i/>
          <w:iCs/>
          <w:color w:val="FF0000"/>
          <w:sz w:val="24"/>
          <w:szCs w:val="24"/>
        </w:rPr>
        <w:t>too</w:t>
      </w:r>
      <w:proofErr w:type="gramEnd"/>
    </w:p>
    <w:p w14:paraId="24D71875" w14:textId="28972178" w:rsidR="002B7BCC" w:rsidRDefault="003B788D" w:rsidP="002B7BCC">
      <w:pPr>
        <w:pStyle w:val="ListParagraph"/>
        <w:numPr>
          <w:ilvl w:val="0"/>
          <w:numId w:val="1"/>
        </w:numPr>
        <w:spacing w:line="36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Force demo models with future scenarios (e.g., 2050 climate with current disturbance, +5% disturbance, +10% disturbance, -10% stand density)</w:t>
      </w:r>
    </w:p>
    <w:p w14:paraId="58D19376" w14:textId="687EFAC6" w:rsidR="003B788D" w:rsidRPr="002B7BCC" w:rsidRDefault="003B788D" w:rsidP="002B7BCC">
      <w:pPr>
        <w:pStyle w:val="ListParagraph"/>
        <w:numPr>
          <w:ilvl w:val="0"/>
          <w:numId w:val="1"/>
        </w:numPr>
        <w:spacing w:line="36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Connect back to categories to see which areas are most vulnerable to switching from persistence &gt; compositional change, etc.</w:t>
      </w:r>
    </w:p>
    <w:p w14:paraId="2FE6F1A9" w14:textId="77777777" w:rsidR="008A3F0B" w:rsidRPr="00434BDC" w:rsidRDefault="008A3F0B" w:rsidP="001E4DEF">
      <w:pPr>
        <w:spacing w:line="360" w:lineRule="auto"/>
        <w:ind w:left="720" w:hanging="720"/>
        <w:rPr>
          <w:rFonts w:ascii="Times New Roman" w:hAnsi="Times New Roman" w:cs="Times New Roman"/>
          <w:sz w:val="24"/>
          <w:szCs w:val="24"/>
          <w:u w:val="single"/>
        </w:rPr>
      </w:pPr>
    </w:p>
    <w:p w14:paraId="3AE823F8" w14:textId="77777777" w:rsidR="00EA2985" w:rsidRDefault="00EA2985" w:rsidP="001E4DEF">
      <w:pPr>
        <w:spacing w:line="360" w:lineRule="auto"/>
        <w:rPr>
          <w:rFonts w:ascii="Times New Roman" w:hAnsi="Times New Roman" w:cs="Times New Roman"/>
          <w:i/>
          <w:iCs/>
          <w:sz w:val="24"/>
          <w:szCs w:val="24"/>
        </w:rPr>
      </w:pPr>
      <w:r>
        <w:rPr>
          <w:rFonts w:ascii="Times New Roman" w:hAnsi="Times New Roman" w:cs="Times New Roman"/>
          <w:i/>
          <w:iCs/>
          <w:sz w:val="24"/>
          <w:szCs w:val="24"/>
        </w:rPr>
        <w:br w:type="page"/>
      </w:r>
    </w:p>
    <w:p w14:paraId="76B8BC21" w14:textId="31FD9506" w:rsidR="00EA2985" w:rsidRPr="00A154A6" w:rsidRDefault="00BA0BD5" w:rsidP="001E4DEF">
      <w:pPr>
        <w:spacing w:line="360" w:lineRule="auto"/>
        <w:rPr>
          <w:rFonts w:ascii="Times New Roman" w:hAnsi="Times New Roman" w:cs="Times New Roman"/>
        </w:rPr>
      </w:pPr>
      <w:r>
        <w:rPr>
          <w:rFonts w:ascii="Times New Roman" w:hAnsi="Times New Roman" w:cs="Times New Roman"/>
          <w:b/>
          <w:bCs/>
        </w:rPr>
        <w:lastRenderedPageBreak/>
        <w:t>Results</w:t>
      </w:r>
    </w:p>
    <w:p w14:paraId="2816326E" w14:textId="5CA5701B" w:rsidR="00EA2985" w:rsidRPr="00BA0BD5" w:rsidRDefault="00EA2985" w:rsidP="001E4DEF">
      <w:pPr>
        <w:spacing w:line="360" w:lineRule="auto"/>
        <w:rPr>
          <w:rFonts w:ascii="Times New Roman" w:hAnsi="Times New Roman" w:cs="Times New Roman"/>
          <w:u w:val="single"/>
        </w:rPr>
      </w:pPr>
      <w:r w:rsidRPr="00BA0BD5">
        <w:rPr>
          <w:rFonts w:ascii="Times New Roman" w:hAnsi="Times New Roman" w:cs="Times New Roman"/>
          <w:u w:val="single"/>
        </w:rPr>
        <w:t xml:space="preserve">Population </w:t>
      </w:r>
      <w:r w:rsidR="006C41D4" w:rsidRPr="00BA0BD5">
        <w:rPr>
          <w:rFonts w:ascii="Times New Roman" w:hAnsi="Times New Roman" w:cs="Times New Roman"/>
          <w:u w:val="single"/>
        </w:rPr>
        <w:t>trajectories</w:t>
      </w:r>
    </w:p>
    <w:p w14:paraId="561B933C" w14:textId="0AFCF9F9" w:rsidR="006C41D4" w:rsidRPr="00BA0BD5" w:rsidRDefault="00EA2985" w:rsidP="001E4DEF">
      <w:pPr>
        <w:spacing w:line="360" w:lineRule="auto"/>
        <w:rPr>
          <w:rFonts w:ascii="Times New Roman" w:hAnsi="Times New Roman" w:cs="Times New Roman"/>
          <w:color w:val="FF0000"/>
        </w:rPr>
      </w:pPr>
      <w:r w:rsidRPr="00BA0BD5">
        <w:rPr>
          <w:rFonts w:ascii="Times New Roman" w:hAnsi="Times New Roman" w:cs="Times New Roman"/>
          <w:color w:val="FF0000"/>
        </w:rPr>
        <w:tab/>
      </w:r>
      <w:r w:rsidR="006C41D4" w:rsidRPr="00BA0BD5">
        <w:rPr>
          <w:rFonts w:ascii="Times New Roman" w:hAnsi="Times New Roman" w:cs="Times New Roman"/>
          <w:i/>
          <w:iCs/>
          <w:color w:val="FF0000"/>
        </w:rPr>
        <w:t>Start with brief couple sentences about each species trajectories separately.</w:t>
      </w:r>
    </w:p>
    <w:p w14:paraId="5F81BEFB" w14:textId="1903D82F" w:rsidR="006C41D4" w:rsidRDefault="006C41D4" w:rsidP="001E4DEF">
      <w:pPr>
        <w:spacing w:line="360" w:lineRule="auto"/>
        <w:rPr>
          <w:rFonts w:ascii="Times New Roman" w:hAnsi="Times New Roman" w:cs="Times New Roman"/>
        </w:rPr>
      </w:pPr>
      <w:r>
        <w:rPr>
          <w:rFonts w:ascii="Times New Roman" w:hAnsi="Times New Roman" w:cs="Times New Roman"/>
        </w:rPr>
        <w:tab/>
        <w:t xml:space="preserve">Across all ecoregion subsections where subalpine fir and Engelmann spruce co-occur, we found that 38.4% of the species’ shared </w:t>
      </w:r>
      <w:ins w:id="47" w:author="Bell, David - FS, OR" w:date="2024-04-05T13:53:00Z">
        <w:r w:rsidR="00032B0D">
          <w:rPr>
            <w:rFonts w:ascii="Times New Roman" w:hAnsi="Times New Roman" w:cs="Times New Roman"/>
          </w:rPr>
          <w:t xml:space="preserve">areal? </w:t>
        </w:r>
      </w:ins>
      <w:r>
        <w:rPr>
          <w:rFonts w:ascii="Times New Roman" w:hAnsi="Times New Roman" w:cs="Times New Roman"/>
        </w:rPr>
        <w:t xml:space="preserve">distribution falls in the </w:t>
      </w:r>
      <w:r>
        <w:rPr>
          <w:rFonts w:ascii="Times New Roman" w:hAnsi="Times New Roman" w:cs="Times New Roman"/>
          <w:i/>
          <w:iCs/>
        </w:rPr>
        <w:t xml:space="preserve">persistence/resilience </w:t>
      </w:r>
      <w:r>
        <w:rPr>
          <w:rFonts w:ascii="Times New Roman" w:hAnsi="Times New Roman" w:cs="Times New Roman"/>
        </w:rPr>
        <w:t xml:space="preserve">category (Figure 1), with positive population trajectories for both species. </w:t>
      </w:r>
      <w:r>
        <w:rPr>
          <w:rFonts w:ascii="Times New Roman" w:hAnsi="Times New Roman" w:cs="Times New Roman"/>
          <w:i/>
          <w:iCs/>
        </w:rPr>
        <w:t>Structural change,</w:t>
      </w:r>
      <w:r>
        <w:rPr>
          <w:rFonts w:ascii="Times New Roman" w:hAnsi="Times New Roman" w:cs="Times New Roman"/>
        </w:rPr>
        <w:t xml:space="preserve"> characterized by significant turnover among one or both species, comprised 13.0% of the shared distribution. In 38.6% of the shared distribution, population trajectories were mismatched between the two species such that one was in decline while the other was not, forming the </w:t>
      </w:r>
      <w:r>
        <w:rPr>
          <w:rFonts w:ascii="Times New Roman" w:hAnsi="Times New Roman" w:cs="Times New Roman"/>
          <w:i/>
          <w:iCs/>
        </w:rPr>
        <w:t>compositional change</w:t>
      </w:r>
      <w:r>
        <w:rPr>
          <w:rFonts w:ascii="Times New Roman" w:hAnsi="Times New Roman" w:cs="Times New Roman"/>
        </w:rPr>
        <w:t xml:space="preserve"> category. Both species were in decline across 10.1% of the shared distribution, indicating possible </w:t>
      </w:r>
      <w:r>
        <w:rPr>
          <w:rFonts w:ascii="Times New Roman" w:hAnsi="Times New Roman" w:cs="Times New Roman"/>
          <w:i/>
          <w:iCs/>
        </w:rPr>
        <w:t>replacement</w:t>
      </w:r>
      <w:r>
        <w:rPr>
          <w:rFonts w:ascii="Times New Roman" w:hAnsi="Times New Roman" w:cs="Times New Roman"/>
        </w:rPr>
        <w:t>.</w:t>
      </w:r>
      <w:r w:rsidR="000A78E3">
        <w:rPr>
          <w:rFonts w:ascii="Times New Roman" w:hAnsi="Times New Roman" w:cs="Times New Roman"/>
        </w:rPr>
        <w:t xml:space="preserve"> </w:t>
      </w:r>
    </w:p>
    <w:p w14:paraId="23190647" w14:textId="48205381" w:rsidR="000A78E3" w:rsidRPr="000A78E3" w:rsidRDefault="000A78E3" w:rsidP="001E4DEF">
      <w:pPr>
        <w:spacing w:line="360" w:lineRule="auto"/>
        <w:rPr>
          <w:rFonts w:ascii="Times New Roman" w:hAnsi="Times New Roman" w:cs="Times New Roman"/>
        </w:rPr>
      </w:pPr>
      <w:r>
        <w:rPr>
          <w:rFonts w:ascii="Times New Roman" w:hAnsi="Times New Roman" w:cs="Times New Roman"/>
        </w:rPr>
        <w:tab/>
        <w:t>We found notable differences in estimated population trajectories between regions and mountain ranges</w:t>
      </w:r>
      <w:r w:rsidR="00D87EFC">
        <w:rPr>
          <w:rFonts w:ascii="Times New Roman" w:hAnsi="Times New Roman" w:cs="Times New Roman"/>
        </w:rPr>
        <w:t xml:space="preserve"> (</w:t>
      </w:r>
      <w:commentRangeStart w:id="48"/>
      <w:r w:rsidR="00D87EFC">
        <w:rPr>
          <w:rFonts w:ascii="Times New Roman" w:hAnsi="Times New Roman" w:cs="Times New Roman"/>
        </w:rPr>
        <w:t>Figure 2</w:t>
      </w:r>
      <w:commentRangeEnd w:id="48"/>
      <w:r w:rsidR="00032B0D">
        <w:rPr>
          <w:rStyle w:val="CommentReference"/>
        </w:rPr>
        <w:commentReference w:id="48"/>
      </w:r>
      <w:r w:rsidR="00D87EFC">
        <w:rPr>
          <w:rFonts w:ascii="Times New Roman" w:hAnsi="Times New Roman" w:cs="Times New Roman"/>
        </w:rPr>
        <w:t>)</w:t>
      </w:r>
      <w:r>
        <w:rPr>
          <w:rFonts w:ascii="Times New Roman" w:hAnsi="Times New Roman" w:cs="Times New Roman"/>
        </w:rPr>
        <w:t xml:space="preserve">. Along the Cascade Mountains in Oregon and Washington, almost all subalpine fir-Engelmann spruce forests fell in the </w:t>
      </w:r>
      <w:r>
        <w:rPr>
          <w:rFonts w:ascii="Times New Roman" w:hAnsi="Times New Roman" w:cs="Times New Roman"/>
          <w:i/>
          <w:iCs/>
        </w:rPr>
        <w:t xml:space="preserve">compositional change </w:t>
      </w:r>
      <w:r>
        <w:rPr>
          <w:rFonts w:ascii="Times New Roman" w:hAnsi="Times New Roman" w:cs="Times New Roman"/>
        </w:rPr>
        <w:t xml:space="preserve">category. This is in contrast to the northern Rocky Mountains in northern Idaho and northwestern Montana, which formed the largest contiguous block of estimated </w:t>
      </w:r>
      <w:r>
        <w:rPr>
          <w:rFonts w:ascii="Times New Roman" w:hAnsi="Times New Roman" w:cs="Times New Roman"/>
          <w:i/>
          <w:iCs/>
        </w:rPr>
        <w:t>persistence/resilience</w:t>
      </w:r>
      <w:r>
        <w:rPr>
          <w:rFonts w:ascii="Times New Roman" w:hAnsi="Times New Roman" w:cs="Times New Roman"/>
        </w:rPr>
        <w:t xml:space="preserve">. The central Idaho mountains, which have experienced significant large-scale wildfire events and insect/disease outbreaks between inventory periods, were characterized by a mixture of </w:t>
      </w:r>
      <w:r>
        <w:rPr>
          <w:rFonts w:ascii="Times New Roman" w:hAnsi="Times New Roman" w:cs="Times New Roman"/>
          <w:i/>
          <w:iCs/>
        </w:rPr>
        <w:t>structural change</w:t>
      </w:r>
      <w:r>
        <w:rPr>
          <w:rFonts w:ascii="Times New Roman" w:hAnsi="Times New Roman" w:cs="Times New Roman"/>
        </w:rPr>
        <w:t xml:space="preserve"> and </w:t>
      </w:r>
      <w:r>
        <w:rPr>
          <w:rFonts w:ascii="Times New Roman" w:hAnsi="Times New Roman" w:cs="Times New Roman"/>
          <w:i/>
          <w:iCs/>
        </w:rPr>
        <w:t>compositional change</w:t>
      </w:r>
      <w:r>
        <w:rPr>
          <w:rFonts w:ascii="Times New Roman" w:hAnsi="Times New Roman" w:cs="Times New Roman"/>
        </w:rPr>
        <w:t xml:space="preserve">. The largest estimated areas of </w:t>
      </w:r>
      <w:r w:rsidRPr="000A78E3">
        <w:rPr>
          <w:rFonts w:ascii="Times New Roman" w:hAnsi="Times New Roman" w:cs="Times New Roman"/>
          <w:i/>
          <w:iCs/>
        </w:rPr>
        <w:t>decline</w:t>
      </w:r>
      <w:r>
        <w:rPr>
          <w:rFonts w:ascii="Times New Roman" w:hAnsi="Times New Roman" w:cs="Times New Roman"/>
        </w:rPr>
        <w:t xml:space="preserve"> were found in southern Colorado and northern New Mexico.</w:t>
      </w:r>
    </w:p>
    <w:p w14:paraId="3A1D16FE" w14:textId="69FF8B32" w:rsidR="00EA2985" w:rsidRDefault="00EA2985" w:rsidP="00BA0BD5">
      <w:pPr>
        <w:spacing w:line="360" w:lineRule="auto"/>
        <w:ind w:firstLine="720"/>
        <w:rPr>
          <w:rFonts w:ascii="Times New Roman" w:hAnsi="Times New Roman" w:cs="Times New Roman"/>
          <w:iCs/>
        </w:rPr>
      </w:pPr>
      <w:r>
        <w:rPr>
          <w:rFonts w:ascii="Times New Roman" w:hAnsi="Times New Roman" w:cs="Times New Roman"/>
        </w:rPr>
        <w:t>The major sources of mortality for each species differ</w:t>
      </w:r>
      <w:r w:rsidR="00BA0BD5">
        <w:rPr>
          <w:rFonts w:ascii="Times New Roman" w:hAnsi="Times New Roman" w:cs="Times New Roman"/>
        </w:rPr>
        <w:t>ed</w:t>
      </w:r>
      <w:r>
        <w:rPr>
          <w:rFonts w:ascii="Times New Roman" w:hAnsi="Times New Roman" w:cs="Times New Roman"/>
        </w:rPr>
        <w:t xml:space="preserve"> between</w:t>
      </w:r>
      <w:r w:rsidR="00BA0BD5">
        <w:rPr>
          <w:rFonts w:ascii="Times New Roman" w:hAnsi="Times New Roman" w:cs="Times New Roman"/>
        </w:rPr>
        <w:t xml:space="preserve"> population trajectory</w:t>
      </w:r>
      <w:r>
        <w:rPr>
          <w:rFonts w:ascii="Times New Roman" w:hAnsi="Times New Roman" w:cs="Times New Roman"/>
        </w:rPr>
        <w:t xml:space="preserve"> categories, </w:t>
      </w:r>
      <w:r w:rsidR="00BA0BD5">
        <w:rPr>
          <w:rFonts w:ascii="Times New Roman" w:hAnsi="Times New Roman" w:cs="Times New Roman"/>
        </w:rPr>
        <w:t>(Figure 2)</w:t>
      </w:r>
      <w:r>
        <w:rPr>
          <w:rFonts w:ascii="Times New Roman" w:hAnsi="Times New Roman" w:cs="Times New Roman"/>
        </w:rPr>
        <w:t>. Notably, insec</w:t>
      </w:r>
      <w:r w:rsidR="00BA0BD5">
        <w:rPr>
          <w:rFonts w:ascii="Times New Roman" w:hAnsi="Times New Roman" w:cs="Times New Roman"/>
        </w:rPr>
        <w:t>ts were the largest mortality source</w:t>
      </w:r>
      <w:r>
        <w:rPr>
          <w:rFonts w:ascii="Times New Roman" w:hAnsi="Times New Roman" w:cs="Times New Roman"/>
        </w:rPr>
        <w:t xml:space="preserve"> across all categories except </w:t>
      </w:r>
      <w:r>
        <w:rPr>
          <w:rFonts w:ascii="Times New Roman" w:hAnsi="Times New Roman" w:cs="Times New Roman"/>
          <w:i/>
          <w:iCs/>
        </w:rPr>
        <w:t>persistence/resilience</w:t>
      </w:r>
      <w:r>
        <w:rPr>
          <w:rFonts w:ascii="Times New Roman" w:hAnsi="Times New Roman" w:cs="Times New Roman"/>
        </w:rPr>
        <w:t xml:space="preserve"> for Engelmann spruce, probably reflecting severe spruce beetle outbreaks in parts of the species’ range</w:t>
      </w:r>
      <w:r w:rsidR="00BA0BD5">
        <w:rPr>
          <w:rFonts w:ascii="Times New Roman" w:hAnsi="Times New Roman" w:cs="Times New Roman"/>
        </w:rPr>
        <w:t xml:space="preserve"> (refs)</w:t>
      </w:r>
      <w:r>
        <w:rPr>
          <w:rFonts w:ascii="Times New Roman" w:hAnsi="Times New Roman" w:cs="Times New Roman"/>
        </w:rPr>
        <w:t xml:space="preserve">. Subalpine fir mortality from insects and diseases </w:t>
      </w:r>
      <w:r w:rsidR="00BA0BD5">
        <w:rPr>
          <w:rFonts w:ascii="Times New Roman" w:hAnsi="Times New Roman" w:cs="Times New Roman"/>
        </w:rPr>
        <w:t>was</w:t>
      </w:r>
      <w:r>
        <w:rPr>
          <w:rFonts w:ascii="Times New Roman" w:hAnsi="Times New Roman" w:cs="Times New Roman"/>
        </w:rPr>
        <w:t xml:space="preserve"> fairly consistent across categories, ranging from 2-3 trees per hectare for diseases and 1-3 trees per hectare for insects. Fire mortality was more variable, however, and was the dominant mortality agent for subalpine fir in the </w:t>
      </w:r>
      <w:r>
        <w:rPr>
          <w:rFonts w:ascii="Times New Roman" w:hAnsi="Times New Roman" w:cs="Times New Roman"/>
          <w:i/>
          <w:iCs/>
        </w:rPr>
        <w:t xml:space="preserve">compositional change </w:t>
      </w:r>
      <w:r>
        <w:rPr>
          <w:rFonts w:ascii="Times New Roman" w:hAnsi="Times New Roman" w:cs="Times New Roman"/>
        </w:rPr>
        <w:t>and</w:t>
      </w:r>
      <w:r>
        <w:rPr>
          <w:rFonts w:ascii="Times New Roman" w:hAnsi="Times New Roman" w:cs="Times New Roman"/>
          <w:i/>
          <w:iCs/>
        </w:rPr>
        <w:t xml:space="preserve"> replacement</w:t>
      </w:r>
      <w:r>
        <w:rPr>
          <w:rFonts w:ascii="Times New Roman" w:hAnsi="Times New Roman" w:cs="Times New Roman"/>
        </w:rPr>
        <w:t xml:space="preserve"> categories.</w:t>
      </w:r>
      <w:r w:rsidR="00BA0BD5">
        <w:rPr>
          <w:rFonts w:ascii="Times New Roman" w:hAnsi="Times New Roman" w:cs="Times New Roman"/>
        </w:rPr>
        <w:t xml:space="preserve"> Additionally, mortality in general was substantially higher in </w:t>
      </w:r>
      <w:r w:rsidR="00BA0BD5">
        <w:rPr>
          <w:rFonts w:ascii="Times New Roman" w:hAnsi="Times New Roman" w:cs="Times New Roman"/>
          <w:i/>
          <w:iCs/>
        </w:rPr>
        <w:t>replacement</w:t>
      </w:r>
      <w:r w:rsidR="00BA0BD5">
        <w:rPr>
          <w:rFonts w:ascii="Times New Roman" w:hAnsi="Times New Roman" w:cs="Times New Roman"/>
        </w:rPr>
        <w:t xml:space="preserve"> regions than in any other category.</w:t>
      </w:r>
    </w:p>
    <w:p w14:paraId="0DEDA2E5" w14:textId="23B90064" w:rsidR="00EA2985" w:rsidRDefault="00BA0BD5" w:rsidP="001E4DEF">
      <w:pPr>
        <w:spacing w:line="360" w:lineRule="auto"/>
        <w:rPr>
          <w:rFonts w:ascii="Times New Roman" w:hAnsi="Times New Roman" w:cs="Times New Roman"/>
          <w:i/>
        </w:rPr>
      </w:pPr>
      <w:r>
        <w:rPr>
          <w:rFonts w:ascii="Times New Roman" w:hAnsi="Times New Roman" w:cs="Times New Roman"/>
          <w:iCs/>
          <w:u w:val="single"/>
        </w:rPr>
        <w:t>Demographic models</w:t>
      </w:r>
    </w:p>
    <w:p w14:paraId="0A40DCDF" w14:textId="451FAA58" w:rsidR="00BA0BD5" w:rsidRPr="00BA0BD5" w:rsidRDefault="00BA0BD5" w:rsidP="001E4DEF">
      <w:pPr>
        <w:spacing w:line="360" w:lineRule="auto"/>
        <w:rPr>
          <w:rFonts w:ascii="Times New Roman" w:hAnsi="Times New Roman" w:cs="Times New Roman"/>
          <w:iCs/>
        </w:rPr>
      </w:pPr>
      <w:commentRangeStart w:id="49"/>
      <w:r>
        <w:rPr>
          <w:rFonts w:ascii="Times New Roman" w:hAnsi="Times New Roman" w:cs="Times New Roman"/>
          <w:iCs/>
        </w:rPr>
        <w:tab/>
        <w:t xml:space="preserve">All demographic models converged adequately, indicated by </w:t>
      </w:r>
      <w:r w:rsidR="00DF70D3">
        <w:rPr>
          <w:rFonts w:ascii="Times New Roman" w:hAnsi="Times New Roman" w:cs="Times New Roman"/>
          <w:iCs/>
        </w:rPr>
        <w:t>Gelman-Rubin statistics</w:t>
      </w:r>
      <w:r>
        <w:rPr>
          <w:rFonts w:ascii="Times New Roman" w:hAnsi="Times New Roman" w:cs="Times New Roman"/>
          <w:iCs/>
        </w:rPr>
        <w:t xml:space="preserve"> equal to 1.0 for all covariate estimates and visual inspection of sampling chains. </w:t>
      </w:r>
      <w:commentRangeEnd w:id="49"/>
      <w:r w:rsidR="00532078">
        <w:rPr>
          <w:rStyle w:val="CommentReference"/>
        </w:rPr>
        <w:commentReference w:id="49"/>
      </w:r>
    </w:p>
    <w:p w14:paraId="03107F4B" w14:textId="646ED07B" w:rsidR="00BA0BD5" w:rsidRDefault="00BA0BD5" w:rsidP="001E4DEF">
      <w:pPr>
        <w:spacing w:line="360" w:lineRule="auto"/>
        <w:rPr>
          <w:rFonts w:ascii="Times New Roman" w:hAnsi="Times New Roman" w:cs="Times New Roman"/>
          <w:i/>
        </w:rPr>
      </w:pPr>
      <w:r>
        <w:rPr>
          <w:rFonts w:ascii="Times New Roman" w:hAnsi="Times New Roman" w:cs="Times New Roman"/>
          <w:i/>
        </w:rPr>
        <w:t>Mortality</w:t>
      </w:r>
    </w:p>
    <w:p w14:paraId="7071B454" w14:textId="3878F218" w:rsidR="00BA0BD5" w:rsidRPr="00AF5CC9" w:rsidRDefault="00BA0BD5" w:rsidP="001E4DEF">
      <w:pPr>
        <w:spacing w:line="360" w:lineRule="auto"/>
        <w:rPr>
          <w:rFonts w:ascii="Times New Roman" w:hAnsi="Times New Roman" w:cs="Times New Roman"/>
          <w:iCs/>
        </w:rPr>
      </w:pPr>
      <w:r>
        <w:rPr>
          <w:rFonts w:ascii="Times New Roman" w:hAnsi="Times New Roman" w:cs="Times New Roman"/>
          <w:iCs/>
        </w:rPr>
        <w:lastRenderedPageBreak/>
        <w:tab/>
      </w:r>
      <w:r w:rsidR="00605862">
        <w:rPr>
          <w:rFonts w:ascii="Times New Roman" w:hAnsi="Times New Roman" w:cs="Times New Roman"/>
          <w:iCs/>
        </w:rPr>
        <w:t xml:space="preserve">Individual probability of mortality on average was </w:t>
      </w:r>
      <w:ins w:id="50" w:author="Bell, David - FS, OR" w:date="2024-04-05T14:03:00Z">
        <w:r w:rsidR="00532078">
          <w:rPr>
            <w:rFonts w:ascii="Times New Roman" w:hAnsi="Times New Roman" w:cs="Times New Roman"/>
            <w:iCs/>
          </w:rPr>
          <w:t xml:space="preserve">often </w:t>
        </w:r>
      </w:ins>
      <w:r w:rsidR="00605862">
        <w:rPr>
          <w:rFonts w:ascii="Times New Roman" w:hAnsi="Times New Roman" w:cs="Times New Roman"/>
          <w:iCs/>
        </w:rPr>
        <w:t>substantially higher for subalpine fir than for Engelmann spruce (Figure 3)</w:t>
      </w:r>
      <w:r w:rsidR="000D221E">
        <w:rPr>
          <w:rFonts w:ascii="Times New Roman" w:hAnsi="Times New Roman" w:cs="Times New Roman"/>
          <w:iCs/>
        </w:rPr>
        <w:t xml:space="preserve">. For both species, probability of mortality increased with tree size, though the effect was stronger for subalpine fir than for Engelmann spruce (Supplementary Figure X). Tree condition was also an important influence on mortality, with higher crown ratios associated with lower probability of mortality and insect/disease damage associated with higher probability of mortality. For subalpine fir, mortality was higher in regions with warmer mean reference temperatures; this effect was weaker for Engelmann spruce (Supplementary Figure X). Despite this, warmer temperature anomalies during remeasurement were associated with lower mortality for both species (Figure 3a), and especially for subalpine fir. </w:t>
      </w:r>
      <w:commentRangeStart w:id="51"/>
      <w:r w:rsidR="000D221E">
        <w:rPr>
          <w:rFonts w:ascii="Times New Roman" w:hAnsi="Times New Roman" w:cs="Times New Roman"/>
          <w:iCs/>
        </w:rPr>
        <w:t xml:space="preserve">Reference precipitation did not have a substantial effect on mortality for either species, though there was some weak evidence that </w:t>
      </w:r>
      <w:r w:rsidR="00171876">
        <w:rPr>
          <w:rFonts w:ascii="Times New Roman" w:hAnsi="Times New Roman" w:cs="Times New Roman"/>
          <w:iCs/>
        </w:rPr>
        <w:t>Engelmann spruce mortality was higher in wetter regions</w:t>
      </w:r>
      <w:commentRangeEnd w:id="51"/>
      <w:r w:rsidR="00532078">
        <w:rPr>
          <w:rStyle w:val="CommentReference"/>
        </w:rPr>
        <w:commentReference w:id="51"/>
      </w:r>
      <w:r w:rsidR="00171876">
        <w:rPr>
          <w:rFonts w:ascii="Times New Roman" w:hAnsi="Times New Roman" w:cs="Times New Roman"/>
          <w:iCs/>
        </w:rPr>
        <w:t>. CMD anomalies, however, had more substantial impacts, with higher deficits associated with slightly lower mortality risk for subalpine fir and slightly higher mortality risk for Engelmann spruce</w:t>
      </w:r>
      <w:r w:rsidR="00AF5CC9">
        <w:rPr>
          <w:rFonts w:ascii="Times New Roman" w:hAnsi="Times New Roman" w:cs="Times New Roman"/>
          <w:iCs/>
        </w:rPr>
        <w:t xml:space="preserve"> (Figure 3b</w:t>
      </w:r>
      <w:r w:rsidR="00AE7F27">
        <w:rPr>
          <w:rFonts w:ascii="Times New Roman" w:hAnsi="Times New Roman" w:cs="Times New Roman"/>
          <w:iCs/>
        </w:rPr>
        <w:t>, Supplementary Figure X</w:t>
      </w:r>
      <w:r w:rsidR="00AF5CC9">
        <w:rPr>
          <w:rFonts w:ascii="Times New Roman" w:hAnsi="Times New Roman" w:cs="Times New Roman"/>
          <w:iCs/>
        </w:rPr>
        <w:t>)</w:t>
      </w:r>
      <w:r w:rsidR="00171876">
        <w:rPr>
          <w:rFonts w:ascii="Times New Roman" w:hAnsi="Times New Roman" w:cs="Times New Roman"/>
          <w:iCs/>
        </w:rPr>
        <w:t xml:space="preserve">. </w:t>
      </w:r>
      <w:r w:rsidR="00AF5CC9">
        <w:rPr>
          <w:rFonts w:ascii="Times New Roman" w:hAnsi="Times New Roman" w:cs="Times New Roman"/>
          <w:iCs/>
        </w:rPr>
        <w:t xml:space="preserve">Fire disturbance had approximately the same strongly positive effect on mortality for both species (Figure 3c), </w:t>
      </w:r>
      <w:r w:rsidR="00AF5CC9" w:rsidRPr="00AF5CC9">
        <w:rPr>
          <w:rFonts w:ascii="Times New Roman" w:hAnsi="Times New Roman" w:cs="Times New Roman"/>
          <w:iCs/>
          <w:color w:val="FF0000"/>
        </w:rPr>
        <w:t xml:space="preserve">whereas insect/disease disturbance **work up </w:t>
      </w:r>
      <w:proofErr w:type="gramStart"/>
      <w:r w:rsidR="00AF5CC9" w:rsidRPr="00AF5CC9">
        <w:rPr>
          <w:rFonts w:ascii="Times New Roman" w:hAnsi="Times New Roman" w:cs="Times New Roman"/>
          <w:iCs/>
          <w:color w:val="FF0000"/>
        </w:rPr>
        <w:t>this partial effects</w:t>
      </w:r>
      <w:proofErr w:type="gramEnd"/>
      <w:r w:rsidR="00AF5CC9" w:rsidRPr="00AF5CC9">
        <w:rPr>
          <w:rFonts w:ascii="Times New Roman" w:hAnsi="Times New Roman" w:cs="Times New Roman"/>
          <w:iCs/>
          <w:color w:val="FF0000"/>
        </w:rPr>
        <w:t xml:space="preserve"> plot**.</w:t>
      </w:r>
      <w:r w:rsidR="00AF5CC9">
        <w:rPr>
          <w:rFonts w:ascii="Times New Roman" w:hAnsi="Times New Roman" w:cs="Times New Roman"/>
          <w:iCs/>
          <w:color w:val="FF0000"/>
        </w:rPr>
        <w:t xml:space="preserve"> </w:t>
      </w:r>
      <w:r w:rsidR="003065B8">
        <w:rPr>
          <w:rFonts w:ascii="Times New Roman" w:hAnsi="Times New Roman" w:cs="Times New Roman"/>
          <w:iCs/>
        </w:rPr>
        <w:t>Greater stand density was associated with substantially lower mortality risk for subalpine fir, and slightly higher mortality risk for Engelmann spruce.</w:t>
      </w:r>
    </w:p>
    <w:p w14:paraId="0D8B3589" w14:textId="25A1D973" w:rsidR="00BA0BD5" w:rsidRDefault="00BA0BD5" w:rsidP="001E4DEF">
      <w:pPr>
        <w:spacing w:line="360" w:lineRule="auto"/>
        <w:rPr>
          <w:rFonts w:ascii="Times New Roman" w:hAnsi="Times New Roman" w:cs="Times New Roman"/>
          <w:i/>
        </w:rPr>
      </w:pPr>
      <w:r>
        <w:rPr>
          <w:rFonts w:ascii="Times New Roman" w:hAnsi="Times New Roman" w:cs="Times New Roman"/>
          <w:i/>
        </w:rPr>
        <w:t>Regeneration</w:t>
      </w:r>
    </w:p>
    <w:p w14:paraId="4AA4577E" w14:textId="065C09EF" w:rsidR="003065B8" w:rsidRPr="003065B8" w:rsidRDefault="003065B8" w:rsidP="001E4DEF">
      <w:pPr>
        <w:spacing w:line="360" w:lineRule="auto"/>
        <w:rPr>
          <w:rFonts w:ascii="Times New Roman" w:hAnsi="Times New Roman" w:cs="Times New Roman"/>
          <w:iCs/>
        </w:rPr>
      </w:pPr>
      <w:r>
        <w:rPr>
          <w:rFonts w:ascii="Times New Roman" w:hAnsi="Times New Roman" w:cs="Times New Roman"/>
          <w:iCs/>
        </w:rPr>
        <w:tab/>
        <w:t>On average, seedling presence was more likely for subalpine fir than for Engelmann spruce, with divergent modeled responses between the species</w:t>
      </w:r>
      <w:r w:rsidR="00ED44F0">
        <w:rPr>
          <w:rFonts w:ascii="Times New Roman" w:hAnsi="Times New Roman" w:cs="Times New Roman"/>
          <w:iCs/>
        </w:rPr>
        <w:t xml:space="preserve"> (Figure 3)</w:t>
      </w:r>
      <w:r>
        <w:rPr>
          <w:rFonts w:ascii="Times New Roman" w:hAnsi="Times New Roman" w:cs="Times New Roman"/>
          <w:iCs/>
        </w:rPr>
        <w:t>. While</w:t>
      </w:r>
      <w:r w:rsidR="00ED44F0">
        <w:rPr>
          <w:rFonts w:ascii="Times New Roman" w:hAnsi="Times New Roman" w:cs="Times New Roman"/>
          <w:iCs/>
        </w:rPr>
        <w:t xml:space="preserve"> regeneration probability was higher in regions with colder reference mean annual temperatures for both species (Supplementary Figure X), responses to temperature anomalies varied. Subalpine fir regeneration had a strong negative response to mean annual temperature anomalies during the remeasurement period</w:t>
      </w:r>
      <w:r w:rsidR="00D10486">
        <w:rPr>
          <w:rFonts w:ascii="Times New Roman" w:hAnsi="Times New Roman" w:cs="Times New Roman"/>
          <w:iCs/>
        </w:rPr>
        <w:t xml:space="preserve"> (Figure 3e)</w:t>
      </w:r>
      <w:r w:rsidR="00ED44F0">
        <w:rPr>
          <w:rFonts w:ascii="Times New Roman" w:hAnsi="Times New Roman" w:cs="Times New Roman"/>
          <w:iCs/>
        </w:rPr>
        <w:t xml:space="preserve">, whereas the Engelmann spruce regeneration response to temperature anomalies depended on the reference temperature. Higher temperature anomalies were associated with lower Engelmann spruce regeneration in warmer regions, and higher regeneration in colder regions (Supplementary Figure X). </w:t>
      </w:r>
      <w:r w:rsidR="00D10486">
        <w:rPr>
          <w:rFonts w:ascii="Times New Roman" w:hAnsi="Times New Roman" w:cs="Times New Roman"/>
          <w:iCs/>
        </w:rPr>
        <w:t xml:space="preserve">Reference period precipitation had no effect on subalpine fir regeneration, and a weakly negative effect on Engelmann spruce regeneration; similar patterns were also reflected in regeneration responses to CMD anomalies (Supplementary Figure X, Figure 3f). </w:t>
      </w:r>
      <w:r w:rsidR="00676C16">
        <w:rPr>
          <w:rFonts w:ascii="Times New Roman" w:hAnsi="Times New Roman" w:cs="Times New Roman"/>
          <w:iCs/>
        </w:rPr>
        <w:t>Fire severity, as estimated by the proportion of adult trees on a plot killed by fire between remeasurements, had a strongly negative effect</w:t>
      </w:r>
      <w:r w:rsidR="00DF70D3">
        <w:rPr>
          <w:rFonts w:ascii="Times New Roman" w:hAnsi="Times New Roman" w:cs="Times New Roman"/>
          <w:iCs/>
        </w:rPr>
        <w:t xml:space="preserve"> on regeneration probability for both species, but especially for subalpine fir (Figure 3g). Stand density, on the other hand, had a strong negative effect on Engelmann spruce regeneration but no effect on subalpine fir regeneration, likely reflecting differences in the shade-tolerance of the two species.</w:t>
      </w:r>
    </w:p>
    <w:p w14:paraId="730260B9" w14:textId="00875DD3" w:rsidR="00BA0BD5" w:rsidRDefault="00DF70D3" w:rsidP="001E4DEF">
      <w:pPr>
        <w:spacing w:line="360" w:lineRule="auto"/>
        <w:rPr>
          <w:rFonts w:ascii="Times New Roman" w:hAnsi="Times New Roman" w:cs="Times New Roman"/>
          <w:iCs/>
        </w:rPr>
      </w:pPr>
      <w:r>
        <w:rPr>
          <w:rFonts w:ascii="Times New Roman" w:hAnsi="Times New Roman" w:cs="Times New Roman"/>
          <w:i/>
        </w:rPr>
        <w:t>R</w:t>
      </w:r>
      <w:r w:rsidR="00BA0BD5">
        <w:rPr>
          <w:rFonts w:ascii="Times New Roman" w:hAnsi="Times New Roman" w:cs="Times New Roman"/>
          <w:i/>
        </w:rPr>
        <w:t>ecruitment</w:t>
      </w:r>
    </w:p>
    <w:p w14:paraId="32E93FAC" w14:textId="41AA19A7" w:rsidR="00EA2985" w:rsidRDefault="00DF70D3" w:rsidP="00AE7F27">
      <w:pPr>
        <w:spacing w:line="360" w:lineRule="auto"/>
        <w:rPr>
          <w:rFonts w:ascii="Times New Roman" w:hAnsi="Times New Roman" w:cs="Times New Roman"/>
          <w:iCs/>
        </w:rPr>
      </w:pPr>
      <w:r>
        <w:rPr>
          <w:rFonts w:ascii="Times New Roman" w:hAnsi="Times New Roman" w:cs="Times New Roman"/>
          <w:iCs/>
        </w:rPr>
        <w:lastRenderedPageBreak/>
        <w:tab/>
      </w:r>
      <w:r w:rsidR="00AE7F27">
        <w:rPr>
          <w:rFonts w:ascii="Times New Roman" w:hAnsi="Times New Roman" w:cs="Times New Roman"/>
          <w:iCs/>
        </w:rPr>
        <w:t>The probability of sapling recruitment was higher on average for subalpine fir than for Engelmann spruce, similarly to our seedling regeneration results. We found that subalpine fir sapling recruitment was less likely in regions with warmer reference temperatures; we found no similar effect for Engelmann spruce. For both species, higher remeasurement period temperature anomalies were associated with a lower probability of sapling recruitment. This relationship was stronger for subalpine fir than for Engelmann spruce, especially in colder regions (Supplementary Figure X). Moisture availability, as represented in the model by reference period mean annual precipitation and remeasurement period CMD anomalies, had no effect on subalpine fir sapling recruitment. For Engelmann spruce, however,</w:t>
      </w:r>
      <w:r w:rsidR="00F84220">
        <w:rPr>
          <w:rFonts w:ascii="Times New Roman" w:hAnsi="Times New Roman" w:cs="Times New Roman"/>
          <w:iCs/>
        </w:rPr>
        <w:t xml:space="preserve"> </w:t>
      </w:r>
      <w:commentRangeStart w:id="52"/>
      <w:r w:rsidR="00F84220">
        <w:rPr>
          <w:rFonts w:ascii="Times New Roman" w:hAnsi="Times New Roman" w:cs="Times New Roman"/>
          <w:iCs/>
        </w:rPr>
        <w:t>higher moisture deficit anomalies were associated with higher sapling recruitment probabilities in drier regions, and lower recruitment in wetter regions (Supplementary Figure X).</w:t>
      </w:r>
      <w:commentRangeEnd w:id="52"/>
      <w:r w:rsidR="00F84220">
        <w:rPr>
          <w:rStyle w:val="CommentReference"/>
        </w:rPr>
        <w:commentReference w:id="52"/>
      </w:r>
      <w:r w:rsidR="00F84220">
        <w:rPr>
          <w:rFonts w:ascii="Times New Roman" w:hAnsi="Times New Roman" w:cs="Times New Roman"/>
          <w:iCs/>
        </w:rPr>
        <w:t xml:space="preserve"> Fire severity was negatively related to sapling recruitment for both species, with an especially strong effect for subalpine fir. Stand density had a similarly negative effect on sapling recruitment for both species (Figure 3k-m). </w:t>
      </w:r>
    </w:p>
    <w:p w14:paraId="03532DD5" w14:textId="77777777" w:rsidR="00F84220" w:rsidRDefault="00F84220" w:rsidP="00AE7F27">
      <w:pPr>
        <w:spacing w:line="360" w:lineRule="auto"/>
        <w:rPr>
          <w:rFonts w:ascii="Times New Roman" w:hAnsi="Times New Roman" w:cs="Times New Roman"/>
          <w:iCs/>
        </w:rPr>
      </w:pPr>
    </w:p>
    <w:p w14:paraId="6C21087A" w14:textId="31339FE8" w:rsidR="00F84220" w:rsidRDefault="00F84220" w:rsidP="00AE7F27">
      <w:pPr>
        <w:spacing w:line="360" w:lineRule="auto"/>
        <w:rPr>
          <w:rFonts w:ascii="Times New Roman" w:hAnsi="Times New Roman" w:cs="Times New Roman"/>
          <w:iCs/>
          <w:u w:val="single"/>
        </w:rPr>
      </w:pPr>
      <w:r>
        <w:rPr>
          <w:rFonts w:ascii="Times New Roman" w:hAnsi="Times New Roman" w:cs="Times New Roman"/>
          <w:iCs/>
          <w:u w:val="single"/>
        </w:rPr>
        <w:t>Future projections</w:t>
      </w:r>
    </w:p>
    <w:p w14:paraId="26D7DEDC" w14:textId="6ECEDE89" w:rsidR="00F84220" w:rsidRPr="00F84220" w:rsidRDefault="00F84220" w:rsidP="00AE7F27">
      <w:pPr>
        <w:spacing w:line="360" w:lineRule="auto"/>
        <w:rPr>
          <w:rFonts w:ascii="Times New Roman" w:hAnsi="Times New Roman" w:cs="Times New Roman"/>
          <w:b/>
          <w:bCs/>
        </w:rPr>
      </w:pPr>
      <w:r>
        <w:rPr>
          <w:rFonts w:ascii="Times New Roman" w:hAnsi="Times New Roman" w:cs="Times New Roman"/>
          <w:iCs/>
        </w:rPr>
        <w:tab/>
      </w:r>
      <w:r w:rsidRPr="00F84220">
        <w:rPr>
          <w:rFonts w:ascii="Times New Roman" w:hAnsi="Times New Roman" w:cs="Times New Roman"/>
          <w:iCs/>
          <w:color w:val="FF0000"/>
        </w:rPr>
        <w:t>*</w:t>
      </w:r>
      <w:proofErr w:type="gramStart"/>
      <w:r w:rsidRPr="00F84220">
        <w:rPr>
          <w:rFonts w:ascii="Times New Roman" w:hAnsi="Times New Roman" w:cs="Times New Roman"/>
          <w:iCs/>
          <w:color w:val="FF0000"/>
        </w:rPr>
        <w:t>in</w:t>
      </w:r>
      <w:proofErr w:type="gramEnd"/>
      <w:r w:rsidRPr="00F84220">
        <w:rPr>
          <w:rFonts w:ascii="Times New Roman" w:hAnsi="Times New Roman" w:cs="Times New Roman"/>
          <w:iCs/>
          <w:color w:val="FF0000"/>
        </w:rPr>
        <w:t xml:space="preserve"> progress*</w:t>
      </w:r>
    </w:p>
    <w:p w14:paraId="393C7862" w14:textId="77777777" w:rsidR="00EA2985" w:rsidRDefault="00EA2985" w:rsidP="001E4DEF">
      <w:pPr>
        <w:spacing w:line="360" w:lineRule="auto"/>
        <w:rPr>
          <w:rFonts w:ascii="Times New Roman" w:hAnsi="Times New Roman" w:cs="Times New Roman"/>
          <w:b/>
          <w:bCs/>
        </w:rPr>
      </w:pPr>
      <w:r>
        <w:rPr>
          <w:rFonts w:ascii="Times New Roman" w:hAnsi="Times New Roman" w:cs="Times New Roman"/>
          <w:b/>
          <w:bCs/>
        </w:rPr>
        <w:br w:type="page"/>
      </w:r>
    </w:p>
    <w:p w14:paraId="5FE32BB4" w14:textId="77777777" w:rsidR="00EA2985" w:rsidRPr="0071447B" w:rsidRDefault="00EA2985" w:rsidP="001E4DEF">
      <w:pPr>
        <w:spacing w:line="360" w:lineRule="auto"/>
        <w:rPr>
          <w:rFonts w:ascii="Times New Roman" w:hAnsi="Times New Roman" w:cs="Times New Roman"/>
          <w:b/>
          <w:bCs/>
        </w:rPr>
      </w:pPr>
      <w:commentRangeStart w:id="53"/>
      <w:r>
        <w:rPr>
          <w:rFonts w:ascii="Times New Roman" w:hAnsi="Times New Roman" w:cs="Times New Roman"/>
          <w:b/>
          <w:bCs/>
          <w:noProof/>
        </w:rPr>
        <w:lastRenderedPageBreak/>
        <w:drawing>
          <wp:anchor distT="0" distB="0" distL="114300" distR="114300" simplePos="0" relativeHeight="251659264" behindDoc="0" locked="0" layoutInCell="1" allowOverlap="1" wp14:anchorId="08580539" wp14:editId="33CD0C90">
            <wp:simplePos x="0" y="0"/>
            <wp:positionH relativeFrom="column">
              <wp:posOffset>23495</wp:posOffset>
            </wp:positionH>
            <wp:positionV relativeFrom="paragraph">
              <wp:posOffset>342265</wp:posOffset>
            </wp:positionV>
            <wp:extent cx="5886450" cy="2837815"/>
            <wp:effectExtent l="0" t="0" r="0" b="0"/>
            <wp:wrapTopAndBottom/>
            <wp:docPr id="1416048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8726"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450" cy="2837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Figures</w:t>
      </w:r>
    </w:p>
    <w:p w14:paraId="29108C02" w14:textId="77777777" w:rsidR="00EA2985" w:rsidRPr="0071447B" w:rsidRDefault="00EA2985" w:rsidP="001E4DEF">
      <w:pPr>
        <w:spacing w:line="360" w:lineRule="auto"/>
        <w:rPr>
          <w:rFonts w:ascii="Times New Roman" w:hAnsi="Times New Roman" w:cs="Times New Roman"/>
          <w:b/>
          <w:bCs/>
        </w:rPr>
      </w:pPr>
    </w:p>
    <w:p w14:paraId="7AD7E69D" w14:textId="77777777" w:rsidR="00EA2985" w:rsidRPr="00065763" w:rsidRDefault="00EA2985" w:rsidP="001E4DEF">
      <w:pPr>
        <w:spacing w:line="360" w:lineRule="auto"/>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Conceptual diagram of single-species population trajectories (a) and how they combine for two species (b). Panel (a) shows how combinations of basal area and stem density trends suggest differing population trajectories: </w:t>
      </w:r>
      <w:r>
        <w:rPr>
          <w:rFonts w:ascii="Times New Roman" w:hAnsi="Times New Roman" w:cs="Times New Roman"/>
          <w:i/>
          <w:iCs/>
        </w:rPr>
        <w:t>decline</w:t>
      </w:r>
      <w:r>
        <w:rPr>
          <w:rFonts w:ascii="Times New Roman" w:hAnsi="Times New Roman" w:cs="Times New Roman"/>
        </w:rPr>
        <w:t xml:space="preserve">, where both basal area and stem density are decreasing; </w:t>
      </w:r>
      <w:r>
        <w:rPr>
          <w:rFonts w:ascii="Times New Roman" w:hAnsi="Times New Roman" w:cs="Times New Roman"/>
          <w:i/>
          <w:iCs/>
        </w:rPr>
        <w:t>turnover</w:t>
      </w:r>
      <w:r>
        <w:rPr>
          <w:rFonts w:ascii="Times New Roman" w:hAnsi="Times New Roman" w:cs="Times New Roman"/>
        </w:rPr>
        <w:t xml:space="preserve">, where basal area is decreasing but stem density is increasing; </w:t>
      </w:r>
      <w:r>
        <w:rPr>
          <w:rFonts w:ascii="Times New Roman" w:hAnsi="Times New Roman" w:cs="Times New Roman"/>
          <w:i/>
          <w:iCs/>
        </w:rPr>
        <w:t>development</w:t>
      </w:r>
      <w:r>
        <w:rPr>
          <w:rFonts w:ascii="Times New Roman" w:hAnsi="Times New Roman" w:cs="Times New Roman"/>
        </w:rPr>
        <w:t xml:space="preserve">, where increasing basal area and decreasing stem density suggest self-thinning stand development; and </w:t>
      </w:r>
      <w:r>
        <w:rPr>
          <w:rFonts w:ascii="Times New Roman" w:hAnsi="Times New Roman" w:cs="Times New Roman"/>
          <w:i/>
          <w:iCs/>
        </w:rPr>
        <w:t>densification</w:t>
      </w:r>
      <w:r>
        <w:rPr>
          <w:rFonts w:ascii="Times New Roman" w:hAnsi="Times New Roman" w:cs="Times New Roman"/>
        </w:rPr>
        <w:t xml:space="preserve">, where both basal area and stem density are increasing. For two species (b), these four categories combine to suggest different likelihoods that species’ coexistence will persist: </w:t>
      </w:r>
      <w:r>
        <w:rPr>
          <w:rFonts w:ascii="Times New Roman" w:hAnsi="Times New Roman" w:cs="Times New Roman"/>
          <w:i/>
          <w:iCs/>
        </w:rPr>
        <w:t>persistence/resilience</w:t>
      </w:r>
      <w:r>
        <w:rPr>
          <w:rFonts w:ascii="Times New Roman" w:hAnsi="Times New Roman" w:cs="Times New Roman"/>
        </w:rPr>
        <w:t xml:space="preserve">, where both species are either experiencing stand development or densification; </w:t>
      </w:r>
      <w:r>
        <w:rPr>
          <w:rFonts w:ascii="Times New Roman" w:hAnsi="Times New Roman" w:cs="Times New Roman"/>
          <w:i/>
          <w:iCs/>
        </w:rPr>
        <w:t>structural change,</w:t>
      </w:r>
      <w:r>
        <w:rPr>
          <w:rFonts w:ascii="Times New Roman" w:hAnsi="Times New Roman" w:cs="Times New Roman"/>
        </w:rPr>
        <w:t xml:space="preserve"> where one of the two species is experiencing high turnover associated with mortality, suggesting that future coexistence depends on increased recruitment and survival; </w:t>
      </w:r>
      <w:r>
        <w:rPr>
          <w:rFonts w:ascii="Times New Roman" w:hAnsi="Times New Roman" w:cs="Times New Roman"/>
          <w:i/>
          <w:iCs/>
        </w:rPr>
        <w:t>compositional change</w:t>
      </w:r>
      <w:r>
        <w:rPr>
          <w:rFonts w:ascii="Times New Roman" w:hAnsi="Times New Roman" w:cs="Times New Roman"/>
        </w:rPr>
        <w:t xml:space="preserve">, where one species is in decline and the other is flourishing, suggesting that one species will likely dominate over the other; and </w:t>
      </w:r>
      <w:r>
        <w:rPr>
          <w:rFonts w:ascii="Times New Roman" w:hAnsi="Times New Roman" w:cs="Times New Roman"/>
          <w:i/>
          <w:iCs/>
        </w:rPr>
        <w:t>replacement</w:t>
      </w:r>
      <w:r>
        <w:rPr>
          <w:rFonts w:ascii="Times New Roman" w:hAnsi="Times New Roman" w:cs="Times New Roman"/>
        </w:rPr>
        <w:t xml:space="preserve">, in which both species are experiencing population declines concurrently. </w:t>
      </w:r>
      <w:commentRangeEnd w:id="53"/>
      <w:r w:rsidR="00436CFF">
        <w:rPr>
          <w:rStyle w:val="CommentReference"/>
        </w:rPr>
        <w:commentReference w:id="53"/>
      </w:r>
    </w:p>
    <w:p w14:paraId="47B71696" w14:textId="77777777" w:rsidR="00EA2985" w:rsidRDefault="00EA2985" w:rsidP="001E4DEF">
      <w:pPr>
        <w:spacing w:line="360" w:lineRule="auto"/>
        <w:rPr>
          <w:rFonts w:ascii="Times New Roman" w:hAnsi="Times New Roman" w:cs="Times New Roman"/>
        </w:rPr>
      </w:pPr>
      <w:r>
        <w:rPr>
          <w:rFonts w:ascii="Times New Roman" w:hAnsi="Times New Roman" w:cs="Times New Roman"/>
        </w:rPr>
        <w:br w:type="page"/>
      </w:r>
    </w:p>
    <w:p w14:paraId="55EA5494" w14:textId="77777777" w:rsidR="00EA2985" w:rsidRPr="00065763" w:rsidRDefault="00EA2985" w:rsidP="001E4DEF">
      <w:pPr>
        <w:spacing w:line="360" w:lineRule="auto"/>
        <w:rPr>
          <w:rFonts w:ascii="Times New Roman" w:hAnsi="Times New Roman" w:cs="Times New Roman"/>
        </w:rPr>
      </w:pPr>
    </w:p>
    <w:p w14:paraId="19BB94AC" w14:textId="77777777" w:rsidR="00EA2985" w:rsidRDefault="00EA2985" w:rsidP="001E4DEF">
      <w:pPr>
        <w:spacing w:line="360" w:lineRule="auto"/>
        <w:rPr>
          <w:rFonts w:ascii="Times New Roman" w:hAnsi="Times New Roman" w:cs="Times New Roman"/>
          <w:b/>
          <w:bCs/>
        </w:rPr>
      </w:pPr>
      <w:r>
        <w:rPr>
          <w:rFonts w:ascii="Times New Roman" w:hAnsi="Times New Roman" w:cs="Times New Roman"/>
          <w:b/>
          <w:bCs/>
          <w:noProof/>
        </w:rPr>
        <w:drawing>
          <wp:inline distT="0" distB="0" distL="0" distR="0" wp14:anchorId="5C67B445" wp14:editId="117BB19B">
            <wp:extent cx="5592181" cy="3704987"/>
            <wp:effectExtent l="0" t="0" r="0" b="0"/>
            <wp:docPr id="738313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3706"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2181" cy="3704987"/>
                    </a:xfrm>
                    <a:prstGeom prst="rect">
                      <a:avLst/>
                    </a:prstGeom>
                  </pic:spPr>
                </pic:pic>
              </a:graphicData>
            </a:graphic>
          </wp:inline>
        </w:drawing>
      </w:r>
    </w:p>
    <w:p w14:paraId="4C435B55" w14:textId="7436F587" w:rsidR="003B6340" w:rsidRDefault="00EA2985" w:rsidP="001E4DEF">
      <w:pPr>
        <w:spacing w:before="240" w:line="360" w:lineRule="auto"/>
        <w:rPr>
          <w:rFonts w:ascii="Times New Roman" w:hAnsi="Times New Roman" w:cs="Times New Roman"/>
        </w:rPr>
      </w:pPr>
      <w:r>
        <w:rPr>
          <w:rFonts w:ascii="Times New Roman" w:hAnsi="Times New Roman" w:cs="Times New Roman"/>
          <w:b/>
          <w:bCs/>
        </w:rPr>
        <w:t>Figure 2.</w:t>
      </w:r>
      <w:r>
        <w:rPr>
          <w:rFonts w:ascii="Times New Roman" w:hAnsi="Times New Roman" w:cs="Times New Roman"/>
        </w:rPr>
        <w:t xml:space="preserve"> Distribution of different population trajectory categories, as estimated at the ecoregion subsection level across the shared range of subalpine fir and Engelmann spruce (a), and the estimated mortality of both species in each category caused by broad classes of mortality agents (b). Colors correspond with the categories in Figure 1. </w:t>
      </w:r>
    </w:p>
    <w:p w14:paraId="7B7643F6" w14:textId="77777777" w:rsidR="003B6340" w:rsidRDefault="003B6340" w:rsidP="001E4DEF">
      <w:pPr>
        <w:spacing w:line="360" w:lineRule="auto"/>
        <w:rPr>
          <w:rFonts w:ascii="Times New Roman" w:hAnsi="Times New Roman" w:cs="Times New Roman"/>
        </w:rPr>
      </w:pPr>
      <w:r>
        <w:rPr>
          <w:rFonts w:ascii="Times New Roman" w:hAnsi="Times New Roman" w:cs="Times New Roman"/>
        </w:rPr>
        <w:br w:type="page"/>
      </w:r>
    </w:p>
    <w:p w14:paraId="49598B7A" w14:textId="019543CA" w:rsidR="003B6340" w:rsidRDefault="003B6340" w:rsidP="001E4DEF">
      <w:pPr>
        <w:pStyle w:val="NormalWeb"/>
        <w:spacing w:line="360" w:lineRule="auto"/>
      </w:pPr>
      <w:commentRangeStart w:id="54"/>
      <w:r>
        <w:rPr>
          <w:noProof/>
        </w:rPr>
        <w:lastRenderedPageBreak/>
        <w:drawing>
          <wp:inline distT="0" distB="0" distL="0" distR="0" wp14:anchorId="336F2134" wp14:editId="40DE0511">
            <wp:extent cx="5943600" cy="34911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3491174"/>
                    </a:xfrm>
                    <a:prstGeom prst="rect">
                      <a:avLst/>
                    </a:prstGeom>
                    <a:noFill/>
                    <a:ln>
                      <a:noFill/>
                    </a:ln>
                  </pic:spPr>
                </pic:pic>
              </a:graphicData>
            </a:graphic>
          </wp:inline>
        </w:drawing>
      </w:r>
      <w:commentRangeEnd w:id="54"/>
      <w:r w:rsidR="00A35498">
        <w:rPr>
          <w:rStyle w:val="CommentReference"/>
          <w:rFonts w:asciiTheme="minorHAnsi" w:eastAsiaTheme="minorHAnsi" w:hAnsiTheme="minorHAnsi" w:cstheme="minorBidi"/>
        </w:rPr>
        <w:commentReference w:id="54"/>
      </w:r>
    </w:p>
    <w:p w14:paraId="0780D34D" w14:textId="7E1A178C" w:rsidR="00EA2985" w:rsidRPr="00944BF6" w:rsidRDefault="00944BF6" w:rsidP="001E4DEF">
      <w:pPr>
        <w:spacing w:before="240" w:line="360" w:lineRule="auto"/>
        <w:rPr>
          <w:rFonts w:ascii="Times New Roman" w:hAnsi="Times New Roman" w:cs="Times New Roman"/>
        </w:rPr>
      </w:pPr>
      <w:commentRangeStart w:id="55"/>
      <w:commentRangeStart w:id="56"/>
      <w:r>
        <w:rPr>
          <w:rFonts w:ascii="Times New Roman" w:hAnsi="Times New Roman" w:cs="Times New Roman"/>
          <w:b/>
          <w:bCs/>
        </w:rPr>
        <w:t>Figure 3.</w:t>
      </w:r>
      <w:r>
        <w:rPr>
          <w:rFonts w:ascii="Times New Roman" w:hAnsi="Times New Roman" w:cs="Times New Roman"/>
        </w:rPr>
        <w:t xml:space="preserve"> </w:t>
      </w:r>
      <w:commentRangeEnd w:id="55"/>
      <w:r w:rsidR="00516D7E">
        <w:rPr>
          <w:rStyle w:val="CommentReference"/>
        </w:rPr>
        <w:commentReference w:id="55"/>
      </w:r>
      <w:commentRangeEnd w:id="56"/>
      <w:r w:rsidR="00436CFF">
        <w:rPr>
          <w:rStyle w:val="CommentReference"/>
        </w:rPr>
        <w:commentReference w:id="56"/>
      </w:r>
      <w:r>
        <w:rPr>
          <w:rFonts w:ascii="Times New Roman" w:hAnsi="Times New Roman" w:cs="Times New Roman"/>
        </w:rPr>
        <w:t>Modeled partial effects for selected demographic model covariates</w:t>
      </w:r>
      <w:r w:rsidR="00F84220">
        <w:rPr>
          <w:rFonts w:ascii="Times New Roman" w:hAnsi="Times New Roman" w:cs="Times New Roman"/>
        </w:rPr>
        <w:t xml:space="preserve">, for both subalpine fir (blue lines and </w:t>
      </w:r>
      <w:r w:rsidR="00C1631B">
        <w:rPr>
          <w:rFonts w:ascii="Times New Roman" w:hAnsi="Times New Roman" w:cs="Times New Roman"/>
        </w:rPr>
        <w:t>shading</w:t>
      </w:r>
      <w:r w:rsidR="00F84220">
        <w:rPr>
          <w:rFonts w:ascii="Times New Roman" w:hAnsi="Times New Roman" w:cs="Times New Roman"/>
        </w:rPr>
        <w:t xml:space="preserve">) and Engelmann spruce (gold lines and </w:t>
      </w:r>
      <w:r w:rsidR="00C1631B">
        <w:rPr>
          <w:rFonts w:ascii="Times New Roman" w:hAnsi="Times New Roman" w:cs="Times New Roman"/>
        </w:rPr>
        <w:t>shading</w:t>
      </w:r>
      <w:r w:rsidR="00F84220">
        <w:rPr>
          <w:rFonts w:ascii="Times New Roman" w:hAnsi="Times New Roman" w:cs="Times New Roman"/>
        </w:rPr>
        <w:t>)</w:t>
      </w:r>
      <w:r>
        <w:rPr>
          <w:rFonts w:ascii="Times New Roman" w:hAnsi="Times New Roman" w:cs="Times New Roman"/>
        </w:rPr>
        <w:t xml:space="preserve">. Panels </w:t>
      </w:r>
      <w:r w:rsidRPr="00F84220">
        <w:rPr>
          <w:rFonts w:ascii="Times New Roman" w:hAnsi="Times New Roman" w:cs="Times New Roman"/>
          <w:i/>
          <w:iCs/>
        </w:rPr>
        <w:t xml:space="preserve">a – d </w:t>
      </w:r>
      <w:r>
        <w:rPr>
          <w:rFonts w:ascii="Times New Roman" w:hAnsi="Times New Roman" w:cs="Times New Roman"/>
        </w:rPr>
        <w:t xml:space="preserve">correspond to </w:t>
      </w:r>
      <w:r w:rsidR="00F84220">
        <w:rPr>
          <w:rFonts w:ascii="Times New Roman" w:hAnsi="Times New Roman" w:cs="Times New Roman"/>
        </w:rPr>
        <w:t xml:space="preserve">mortality models (y-axis shows the predicted individual probability of mortality over a </w:t>
      </w:r>
      <w:proofErr w:type="gramStart"/>
      <w:r w:rsidR="00F84220">
        <w:rPr>
          <w:rFonts w:ascii="Times New Roman" w:hAnsi="Times New Roman" w:cs="Times New Roman"/>
        </w:rPr>
        <w:t>10 year</w:t>
      </w:r>
      <w:proofErr w:type="gramEnd"/>
      <w:r w:rsidR="00F84220">
        <w:rPr>
          <w:rFonts w:ascii="Times New Roman" w:hAnsi="Times New Roman" w:cs="Times New Roman"/>
        </w:rPr>
        <w:t xml:space="preserve"> remeasurement period), panels </w:t>
      </w:r>
      <w:r w:rsidR="00F84220" w:rsidRPr="00F84220">
        <w:rPr>
          <w:rFonts w:ascii="Times New Roman" w:hAnsi="Times New Roman" w:cs="Times New Roman"/>
          <w:i/>
          <w:iCs/>
        </w:rPr>
        <w:t>e</w:t>
      </w:r>
      <w:r w:rsidR="00F84220">
        <w:rPr>
          <w:rFonts w:ascii="Times New Roman" w:hAnsi="Times New Roman" w:cs="Times New Roman"/>
          <w:i/>
          <w:iCs/>
        </w:rPr>
        <w:t xml:space="preserve"> – </w:t>
      </w:r>
      <w:r w:rsidR="00F84220" w:rsidRPr="00F84220">
        <w:rPr>
          <w:rFonts w:ascii="Times New Roman" w:hAnsi="Times New Roman" w:cs="Times New Roman"/>
          <w:i/>
          <w:iCs/>
        </w:rPr>
        <w:t>h</w:t>
      </w:r>
      <w:r w:rsidR="00F84220">
        <w:rPr>
          <w:rFonts w:ascii="Times New Roman" w:hAnsi="Times New Roman" w:cs="Times New Roman"/>
        </w:rPr>
        <w:t xml:space="preserve"> correspond to seedling regeneration models (y-axis shows the probability of seedling presence at plot remeasurement), and panels </w:t>
      </w:r>
      <w:r w:rsidR="00F84220">
        <w:rPr>
          <w:rFonts w:ascii="Times New Roman" w:hAnsi="Times New Roman" w:cs="Times New Roman"/>
          <w:i/>
          <w:iCs/>
        </w:rPr>
        <w:t xml:space="preserve">i – </w:t>
      </w:r>
      <w:r w:rsidR="00F84220" w:rsidRPr="00F84220">
        <w:rPr>
          <w:rFonts w:ascii="Times New Roman" w:hAnsi="Times New Roman" w:cs="Times New Roman"/>
          <w:i/>
          <w:iCs/>
        </w:rPr>
        <w:t>m</w:t>
      </w:r>
      <w:r w:rsidR="00F84220">
        <w:rPr>
          <w:rFonts w:ascii="Times New Roman" w:hAnsi="Times New Roman" w:cs="Times New Roman"/>
        </w:rPr>
        <w:t xml:space="preserve"> correspond to sapling recruitment models (y-axis shows the probability of new sapling recruitment at plot remeasurement). Covariates on x-axes are the maximum mean annual temperature anomaly during remeasurement periods (panels a, e, i), maximum climatic moisture deficit anomaly during remeasurement periods (panels b, f, j), fire disturbance expressed as the proportion of subalpine forests impacted by fire mortality during the remeasurement period (panel c) or fire severity expressed as the proportion of adult trees in a plot killed by fire during the remeasurement period (panels g, k)</w:t>
      </w:r>
      <w:r w:rsidR="00C1631B">
        <w:rPr>
          <w:rFonts w:ascii="Times New Roman" w:hAnsi="Times New Roman" w:cs="Times New Roman"/>
        </w:rPr>
        <w:t>, and total plot basal area (m</w:t>
      </w:r>
      <w:r w:rsidR="00C1631B" w:rsidRPr="00532078">
        <w:rPr>
          <w:rFonts w:ascii="Times New Roman" w:hAnsi="Times New Roman" w:cs="Times New Roman"/>
          <w:vertAlign w:val="superscript"/>
          <w:rPrChange w:id="57" w:author="Bell, David - FS, OR" w:date="2024-04-05T13:59:00Z">
            <w:rPr>
              <w:rFonts w:ascii="Times New Roman" w:hAnsi="Times New Roman" w:cs="Times New Roman"/>
            </w:rPr>
          </w:rPrChange>
        </w:rPr>
        <w:t>2</w:t>
      </w:r>
      <w:r w:rsidR="00C1631B">
        <w:rPr>
          <w:rFonts w:ascii="Times New Roman" w:hAnsi="Times New Roman" w:cs="Times New Roman"/>
        </w:rPr>
        <w:t xml:space="preserve"> hectare</w:t>
      </w:r>
      <w:r w:rsidR="00C1631B" w:rsidRPr="00532078">
        <w:rPr>
          <w:rFonts w:ascii="Times New Roman" w:hAnsi="Times New Roman" w:cs="Times New Roman"/>
          <w:vertAlign w:val="superscript"/>
          <w:rPrChange w:id="58" w:author="Bell, David - FS, OR" w:date="2024-04-05T13:59:00Z">
            <w:rPr>
              <w:rFonts w:ascii="Times New Roman" w:hAnsi="Times New Roman" w:cs="Times New Roman"/>
            </w:rPr>
          </w:rPrChange>
        </w:rPr>
        <w:t>-1</w:t>
      </w:r>
      <w:r w:rsidR="00C1631B">
        <w:rPr>
          <w:rFonts w:ascii="Times New Roman" w:hAnsi="Times New Roman" w:cs="Times New Roman"/>
        </w:rPr>
        <w:t xml:space="preserve">) at initial measurement. Lines and shading indicate marginal mean posterior predictions and 94% credible intervals, respectively, for subalpine fir (blue) and Engelmann spruce (gold). Partial effects are </w:t>
      </w:r>
      <w:r w:rsidR="006239D1">
        <w:rPr>
          <w:rFonts w:ascii="Times New Roman" w:hAnsi="Times New Roman" w:cs="Times New Roman"/>
        </w:rPr>
        <w:t>generated</w:t>
      </w:r>
      <w:r w:rsidR="00C1631B">
        <w:rPr>
          <w:rFonts w:ascii="Times New Roman" w:hAnsi="Times New Roman" w:cs="Times New Roman"/>
        </w:rPr>
        <w:t xml:space="preserve"> by holding all other predictor variables at their mean value and varying the covariate of interest within the range of observed values. </w:t>
      </w:r>
    </w:p>
    <w:p w14:paraId="4FE8CB50" w14:textId="77777777" w:rsidR="003B6340" w:rsidRDefault="003B6340" w:rsidP="001E4DEF">
      <w:pPr>
        <w:spacing w:before="240" w:line="360" w:lineRule="auto"/>
        <w:rPr>
          <w:rFonts w:ascii="Times New Roman" w:hAnsi="Times New Roman" w:cs="Times New Roman"/>
        </w:rPr>
      </w:pPr>
    </w:p>
    <w:p w14:paraId="33C4EEE9" w14:textId="15F86D0C" w:rsidR="00B76669" w:rsidRDefault="00B76669">
      <w:pPr>
        <w:rPr>
          <w:ins w:id="59" w:author="Perret, Daniel - FS, OR" w:date="2024-04-08T10:33:00Z"/>
          <w:rFonts w:ascii="Times New Roman" w:hAnsi="Times New Roman" w:cs="Times New Roman"/>
        </w:rPr>
      </w:pPr>
      <w:ins w:id="60" w:author="Perret, Daniel - FS, OR" w:date="2024-04-08T10:33:00Z">
        <w:r>
          <w:rPr>
            <w:rFonts w:ascii="Times New Roman" w:hAnsi="Times New Roman" w:cs="Times New Roman"/>
          </w:rPr>
          <w:br w:type="page"/>
        </w:r>
      </w:ins>
    </w:p>
    <w:p w14:paraId="767C1576" w14:textId="49569893" w:rsidR="00B76669" w:rsidRDefault="00B76669">
      <w:pPr>
        <w:rPr>
          <w:ins w:id="61" w:author="Perret, Daniel - FS, OR" w:date="2024-04-08T10:33:00Z"/>
          <w:rFonts w:ascii="Times New Roman" w:hAnsi="Times New Roman" w:cs="Times New Roman"/>
        </w:rPr>
      </w:pPr>
      <w:ins w:id="62" w:author="Perret, Daniel - FS, OR" w:date="2024-04-08T10:33:00Z">
        <w:r>
          <w:rPr>
            <w:rFonts w:ascii="Times New Roman" w:hAnsi="Times New Roman" w:cs="Times New Roman"/>
          </w:rPr>
          <w:lastRenderedPageBreak/>
          <w:br w:type="page"/>
        </w:r>
        <w:commentRangeStart w:id="63"/>
        <w:r>
          <w:rPr>
            <w:rFonts w:ascii="Times New Roman" w:hAnsi="Times New Roman" w:cs="Times New Roman"/>
            <w:noProof/>
          </w:rPr>
          <w:lastRenderedPageBreak/>
          <w:drawing>
            <wp:inline distT="0" distB="0" distL="0" distR="0" wp14:anchorId="1A28157F" wp14:editId="0F01E76F">
              <wp:extent cx="5943600" cy="4772025"/>
              <wp:effectExtent l="0" t="0" r="0" b="952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ins>
      <w:commentRangeEnd w:id="63"/>
      <w:ins w:id="64" w:author="Perret, Daniel - FS, OR" w:date="2024-04-09T09:17:00Z">
        <w:r w:rsidR="00A35498">
          <w:rPr>
            <w:rStyle w:val="CommentReference"/>
          </w:rPr>
          <w:commentReference w:id="63"/>
        </w:r>
      </w:ins>
    </w:p>
    <w:p w14:paraId="3B1DFD47" w14:textId="36460A25" w:rsidR="00B76669" w:rsidRPr="00B76669" w:rsidRDefault="00B76669">
      <w:pPr>
        <w:rPr>
          <w:ins w:id="65" w:author="Perret, Daniel - FS, OR" w:date="2024-04-08T10:33:00Z"/>
          <w:rFonts w:ascii="Times New Roman" w:hAnsi="Times New Roman" w:cs="Times New Roman"/>
        </w:rPr>
      </w:pPr>
      <w:ins w:id="66" w:author="Perret, Daniel - FS, OR" w:date="2024-04-08T10:34:00Z">
        <w:r>
          <w:rPr>
            <w:rFonts w:ascii="Times New Roman" w:hAnsi="Times New Roman" w:cs="Times New Roman"/>
            <w:b/>
            <w:bCs/>
          </w:rPr>
          <w:t xml:space="preserve">Figure 4. </w:t>
        </w:r>
        <w:r>
          <w:rPr>
            <w:rFonts w:ascii="Times New Roman" w:hAnsi="Times New Roman" w:cs="Times New Roman"/>
          </w:rPr>
          <w:t xml:space="preserve"> </w:t>
        </w:r>
      </w:ins>
      <w:ins w:id="67" w:author="Perret, Daniel - FS, OR" w:date="2024-04-08T11:01:00Z">
        <w:r w:rsidR="00436CFF">
          <w:rPr>
            <w:rFonts w:ascii="Times New Roman" w:hAnsi="Times New Roman" w:cs="Times New Roman"/>
          </w:rPr>
          <w:t xml:space="preserve">Demographic rate combinations </w:t>
        </w:r>
      </w:ins>
      <w:ins w:id="68" w:author="Perret, Daniel - FS, OR" w:date="2024-04-08T11:02:00Z">
        <w:r w:rsidR="00436CFF">
          <w:rPr>
            <w:rFonts w:ascii="Times New Roman" w:hAnsi="Times New Roman" w:cs="Times New Roman"/>
          </w:rPr>
          <w:t xml:space="preserve">predict joint species trajectories. </w:t>
        </w:r>
        <w:r w:rsidR="00436CFF" w:rsidRPr="00436CFF">
          <w:rPr>
            <w:rFonts w:ascii="Times New Roman" w:hAnsi="Times New Roman" w:cs="Times New Roman"/>
            <w:color w:val="FF0000"/>
            <w:rPrChange w:id="69" w:author="Perret, Daniel - FS, OR" w:date="2024-04-08T11:02:00Z">
              <w:rPr>
                <w:rFonts w:ascii="Times New Roman" w:hAnsi="Times New Roman" w:cs="Times New Roman"/>
              </w:rPr>
            </w:rPrChange>
          </w:rPr>
          <w:t>*</w:t>
        </w:r>
        <w:proofErr w:type="gramStart"/>
        <w:r w:rsidR="00436CFF" w:rsidRPr="00436CFF">
          <w:rPr>
            <w:rFonts w:ascii="Times New Roman" w:hAnsi="Times New Roman" w:cs="Times New Roman"/>
            <w:color w:val="FF0000"/>
            <w:rPrChange w:id="70" w:author="Perret, Daniel - FS, OR" w:date="2024-04-08T11:02:00Z">
              <w:rPr>
                <w:rFonts w:ascii="Times New Roman" w:hAnsi="Times New Roman" w:cs="Times New Roman"/>
              </w:rPr>
            </w:rPrChange>
          </w:rPr>
          <w:t>finish</w:t>
        </w:r>
        <w:proofErr w:type="gramEnd"/>
        <w:r w:rsidR="00436CFF" w:rsidRPr="00436CFF">
          <w:rPr>
            <w:rFonts w:ascii="Times New Roman" w:hAnsi="Times New Roman" w:cs="Times New Roman"/>
            <w:color w:val="FF0000"/>
            <w:rPrChange w:id="71" w:author="Perret, Daniel - FS, OR" w:date="2024-04-08T11:02:00Z">
              <w:rPr>
                <w:rFonts w:ascii="Times New Roman" w:hAnsi="Times New Roman" w:cs="Times New Roman"/>
              </w:rPr>
            </w:rPrChange>
          </w:rPr>
          <w:t xml:space="preserve"> caption*</w:t>
        </w:r>
      </w:ins>
    </w:p>
    <w:p w14:paraId="29B01F9B" w14:textId="77777777" w:rsidR="00B76669" w:rsidRDefault="00B76669">
      <w:pPr>
        <w:rPr>
          <w:ins w:id="72" w:author="Perret, Daniel - FS, OR" w:date="2024-04-08T10:33:00Z"/>
          <w:rFonts w:ascii="Times New Roman" w:hAnsi="Times New Roman" w:cs="Times New Roman"/>
        </w:rPr>
      </w:pPr>
    </w:p>
    <w:p w14:paraId="05564E4C" w14:textId="77777777" w:rsidR="00B76669" w:rsidRDefault="00B76669">
      <w:pPr>
        <w:rPr>
          <w:ins w:id="73" w:author="Perret, Daniel - FS, OR" w:date="2024-04-08T10:33:00Z"/>
          <w:rFonts w:ascii="Times New Roman" w:hAnsi="Times New Roman" w:cs="Times New Roman"/>
        </w:rPr>
      </w:pPr>
    </w:p>
    <w:p w14:paraId="500906F1" w14:textId="77777777" w:rsidR="00B76669" w:rsidRDefault="00B76669">
      <w:pPr>
        <w:rPr>
          <w:ins w:id="74" w:author="Perret, Daniel - FS, OR" w:date="2024-04-08T10:33:00Z"/>
          <w:rFonts w:ascii="Times New Roman" w:hAnsi="Times New Roman" w:cs="Times New Roman"/>
        </w:rPr>
      </w:pPr>
    </w:p>
    <w:p w14:paraId="4B90A684" w14:textId="77777777" w:rsidR="00B76669" w:rsidRDefault="00B76669">
      <w:pPr>
        <w:rPr>
          <w:ins w:id="75" w:author="Perret, Daniel - FS, OR" w:date="2024-04-08T10:33:00Z"/>
          <w:rFonts w:ascii="Times New Roman" w:hAnsi="Times New Roman" w:cs="Times New Roman"/>
        </w:rPr>
      </w:pPr>
    </w:p>
    <w:p w14:paraId="72D2D92D" w14:textId="77777777" w:rsidR="00B76669" w:rsidRDefault="00B76669">
      <w:pPr>
        <w:rPr>
          <w:ins w:id="76" w:author="Perret, Daniel - FS, OR" w:date="2024-04-08T10:33:00Z"/>
          <w:rFonts w:ascii="Times New Roman" w:hAnsi="Times New Roman" w:cs="Times New Roman"/>
        </w:rPr>
      </w:pPr>
    </w:p>
    <w:p w14:paraId="0D11F746" w14:textId="77777777" w:rsidR="00B76669" w:rsidRDefault="00B76669">
      <w:pPr>
        <w:rPr>
          <w:ins w:id="77" w:author="Perret, Daniel - FS, OR" w:date="2024-04-08T10:33:00Z"/>
          <w:rFonts w:ascii="Times New Roman" w:hAnsi="Times New Roman" w:cs="Times New Roman"/>
        </w:rPr>
      </w:pPr>
    </w:p>
    <w:p w14:paraId="66D9147D" w14:textId="77777777" w:rsidR="00B76669" w:rsidRDefault="00B76669">
      <w:pPr>
        <w:rPr>
          <w:ins w:id="78" w:author="Perret, Daniel - FS, OR" w:date="2024-04-08T10:33:00Z"/>
          <w:rFonts w:ascii="Times New Roman" w:hAnsi="Times New Roman" w:cs="Times New Roman"/>
        </w:rPr>
      </w:pPr>
    </w:p>
    <w:p w14:paraId="409563A4" w14:textId="77777777" w:rsidR="00B76669" w:rsidRDefault="00B76669">
      <w:pPr>
        <w:rPr>
          <w:ins w:id="79" w:author="Perret, Daniel - FS, OR" w:date="2024-04-08T10:33:00Z"/>
          <w:rFonts w:ascii="Times New Roman" w:hAnsi="Times New Roman" w:cs="Times New Roman"/>
        </w:rPr>
      </w:pPr>
    </w:p>
    <w:p w14:paraId="45B58B79" w14:textId="77777777" w:rsidR="00B76669" w:rsidRDefault="00B76669">
      <w:pPr>
        <w:rPr>
          <w:ins w:id="80" w:author="Perret, Daniel - FS, OR" w:date="2024-04-08T10:33:00Z"/>
          <w:rFonts w:ascii="Times New Roman" w:hAnsi="Times New Roman" w:cs="Times New Roman"/>
        </w:rPr>
      </w:pPr>
    </w:p>
    <w:p w14:paraId="3C2189D3" w14:textId="77777777" w:rsidR="003B6340" w:rsidRDefault="003B6340" w:rsidP="001E4DEF">
      <w:pPr>
        <w:spacing w:before="240" w:line="360" w:lineRule="auto"/>
        <w:rPr>
          <w:rFonts w:ascii="Times New Roman" w:hAnsi="Times New Roman" w:cs="Times New Roman"/>
        </w:rPr>
      </w:pPr>
    </w:p>
    <w:p w14:paraId="2B8DB3C0" w14:textId="518A136E" w:rsidR="003B6340" w:rsidDel="00436CFF" w:rsidRDefault="006239D1" w:rsidP="001E4DEF">
      <w:pPr>
        <w:spacing w:before="240" w:line="360" w:lineRule="auto"/>
        <w:rPr>
          <w:del w:id="81" w:author="Perret, Daniel - FS, OR" w:date="2024-04-08T11:01:00Z"/>
          <w:rFonts w:ascii="Times New Roman" w:hAnsi="Times New Roman" w:cs="Times New Roman"/>
        </w:rPr>
      </w:pPr>
      <w:commentRangeStart w:id="82"/>
      <w:del w:id="83" w:author="Perret, Daniel - FS, OR" w:date="2024-04-08T11:01:00Z">
        <w:r w:rsidDel="00436CFF">
          <w:rPr>
            <w:rFonts w:ascii="Times New Roman" w:hAnsi="Times New Roman" w:cs="Times New Roman"/>
            <w:b/>
            <w:bCs/>
            <w:noProof/>
          </w:rPr>
          <w:drawing>
            <wp:anchor distT="0" distB="0" distL="114300" distR="114300" simplePos="0" relativeHeight="251662336" behindDoc="0" locked="0" layoutInCell="1" allowOverlap="1" wp14:anchorId="4F2A79EA" wp14:editId="0F828CBA">
              <wp:simplePos x="0" y="0"/>
              <wp:positionH relativeFrom="margin">
                <wp:posOffset>121285</wp:posOffset>
              </wp:positionH>
              <wp:positionV relativeFrom="paragraph">
                <wp:posOffset>0</wp:posOffset>
              </wp:positionV>
              <wp:extent cx="3293110" cy="5918200"/>
              <wp:effectExtent l="0" t="0" r="254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93110" cy="5918200"/>
                      </a:xfrm>
                      <a:prstGeom prst="rect">
                        <a:avLst/>
                      </a:prstGeom>
                      <a:noFill/>
                    </pic:spPr>
                  </pic:pic>
                </a:graphicData>
              </a:graphic>
              <wp14:sizeRelH relativeFrom="margin">
                <wp14:pctWidth>0</wp14:pctWidth>
              </wp14:sizeRelH>
              <wp14:sizeRelV relativeFrom="margin">
                <wp14:pctHeight>0</wp14:pctHeight>
              </wp14:sizeRelV>
            </wp:anchor>
          </w:drawing>
        </w:r>
        <w:commentRangeEnd w:id="82"/>
        <w:r w:rsidR="00580137" w:rsidDel="00436CFF">
          <w:rPr>
            <w:rStyle w:val="CommentReference"/>
          </w:rPr>
          <w:commentReference w:id="82"/>
        </w:r>
      </w:del>
    </w:p>
    <w:p w14:paraId="0CCB0682" w14:textId="6089E49D" w:rsidR="006239D1" w:rsidRPr="00361C79" w:rsidDel="00436CFF" w:rsidRDefault="006239D1" w:rsidP="006239D1">
      <w:pPr>
        <w:spacing w:line="360" w:lineRule="auto"/>
        <w:rPr>
          <w:del w:id="84" w:author="Perret, Daniel - FS, OR" w:date="2024-04-08T11:01:00Z"/>
          <w:rFonts w:ascii="Times New Roman" w:hAnsi="Times New Roman" w:cs="Times New Roman"/>
        </w:rPr>
      </w:pPr>
      <w:del w:id="85" w:author="Perret, Daniel - FS, OR" w:date="2024-04-08T11:01:00Z">
        <w:r w:rsidDel="00436CFF">
          <w:rPr>
            <w:rFonts w:ascii="Times New Roman" w:hAnsi="Times New Roman" w:cs="Times New Roman"/>
            <w:b/>
            <w:bCs/>
          </w:rPr>
          <w:delText xml:space="preserve">Figure </w:delText>
        </w:r>
        <w:r w:rsidR="002B7BCC" w:rsidDel="00436CFF">
          <w:rPr>
            <w:rFonts w:ascii="Times New Roman" w:hAnsi="Times New Roman" w:cs="Times New Roman"/>
            <w:b/>
            <w:bCs/>
          </w:rPr>
          <w:delText>4</w:delText>
        </w:r>
        <w:r w:rsidDel="00436CFF">
          <w:rPr>
            <w:rFonts w:ascii="Times New Roman" w:hAnsi="Times New Roman" w:cs="Times New Roman"/>
            <w:b/>
            <w:bCs/>
          </w:rPr>
          <w:delText>.</w:delText>
        </w:r>
        <w:r w:rsidDel="00436CFF">
          <w:rPr>
            <w:rFonts w:ascii="Times New Roman" w:hAnsi="Times New Roman" w:cs="Times New Roman"/>
          </w:rPr>
          <w:delText xml:space="preserve"> Model-predicted mortality (x-axis) and probability of seedling presence (y-axis) for subalpine fir (blue lines and points) and Engelmann spruce (red lines and points) in each of the population trajectory categories shown in Figure 1. Points indicate the mean predicted rates in an ecoregion subsection, and lines indicate their density distribution. </w:delText>
        </w:r>
      </w:del>
    </w:p>
    <w:p w14:paraId="000BC5A6" w14:textId="25145698" w:rsidR="003B6340" w:rsidDel="00436CFF" w:rsidRDefault="003B6340" w:rsidP="001E4DEF">
      <w:pPr>
        <w:spacing w:before="240" w:line="360" w:lineRule="auto"/>
        <w:rPr>
          <w:del w:id="86" w:author="Perret, Daniel - FS, OR" w:date="2024-04-08T11:01:00Z"/>
          <w:rFonts w:ascii="Times New Roman" w:hAnsi="Times New Roman" w:cs="Times New Roman"/>
        </w:rPr>
      </w:pPr>
    </w:p>
    <w:p w14:paraId="3F496A3A" w14:textId="184ACCDA" w:rsidR="003B6340" w:rsidDel="00436CFF" w:rsidRDefault="003B6340" w:rsidP="001E4DEF">
      <w:pPr>
        <w:spacing w:before="240" w:line="360" w:lineRule="auto"/>
        <w:rPr>
          <w:del w:id="87" w:author="Perret, Daniel - FS, OR" w:date="2024-04-08T11:01:00Z"/>
          <w:rFonts w:ascii="Times New Roman" w:hAnsi="Times New Roman" w:cs="Times New Roman"/>
        </w:rPr>
      </w:pPr>
    </w:p>
    <w:p w14:paraId="1FB28951" w14:textId="08A1938D" w:rsidR="003B6340" w:rsidDel="00436CFF" w:rsidRDefault="003B6340" w:rsidP="001E4DEF">
      <w:pPr>
        <w:spacing w:before="240" w:line="360" w:lineRule="auto"/>
        <w:rPr>
          <w:del w:id="88" w:author="Perret, Daniel - FS, OR" w:date="2024-04-08T11:01:00Z"/>
          <w:rFonts w:ascii="Times New Roman" w:hAnsi="Times New Roman" w:cs="Times New Roman"/>
        </w:rPr>
      </w:pPr>
    </w:p>
    <w:p w14:paraId="0F599B6B" w14:textId="39A63F39" w:rsidR="003B6340" w:rsidDel="00436CFF" w:rsidRDefault="003B6340" w:rsidP="001E4DEF">
      <w:pPr>
        <w:spacing w:before="240" w:line="360" w:lineRule="auto"/>
        <w:rPr>
          <w:del w:id="89" w:author="Perret, Daniel - FS, OR" w:date="2024-04-08T11:01:00Z"/>
          <w:rFonts w:ascii="Times New Roman" w:hAnsi="Times New Roman" w:cs="Times New Roman"/>
        </w:rPr>
      </w:pPr>
    </w:p>
    <w:p w14:paraId="10E8F644" w14:textId="39D42D9F" w:rsidR="003B6340" w:rsidDel="00436CFF" w:rsidRDefault="003B6340" w:rsidP="001E4DEF">
      <w:pPr>
        <w:spacing w:before="240" w:line="360" w:lineRule="auto"/>
        <w:rPr>
          <w:del w:id="90" w:author="Perret, Daniel - FS, OR" w:date="2024-04-08T11:01:00Z"/>
          <w:rFonts w:ascii="Times New Roman" w:hAnsi="Times New Roman" w:cs="Times New Roman"/>
        </w:rPr>
      </w:pPr>
    </w:p>
    <w:p w14:paraId="2A95046A" w14:textId="1BE70448" w:rsidR="003B6340" w:rsidDel="00436CFF" w:rsidRDefault="003B6340" w:rsidP="001E4DEF">
      <w:pPr>
        <w:spacing w:before="240" w:line="360" w:lineRule="auto"/>
        <w:rPr>
          <w:del w:id="91" w:author="Perret, Daniel - FS, OR" w:date="2024-04-08T11:01:00Z"/>
          <w:rFonts w:ascii="Times New Roman" w:hAnsi="Times New Roman" w:cs="Times New Roman"/>
        </w:rPr>
      </w:pPr>
    </w:p>
    <w:p w14:paraId="2452FB71" w14:textId="089BF7A1" w:rsidR="003B6340" w:rsidDel="00436CFF" w:rsidRDefault="003B6340" w:rsidP="001E4DEF">
      <w:pPr>
        <w:spacing w:before="240" w:line="360" w:lineRule="auto"/>
        <w:rPr>
          <w:del w:id="92" w:author="Perret, Daniel - FS, OR" w:date="2024-04-08T11:01:00Z"/>
          <w:rFonts w:ascii="Times New Roman" w:hAnsi="Times New Roman" w:cs="Times New Roman"/>
        </w:rPr>
      </w:pPr>
    </w:p>
    <w:p w14:paraId="6AD3DDC7" w14:textId="62779B2D" w:rsidR="003B6340" w:rsidDel="00436CFF" w:rsidRDefault="003B6340" w:rsidP="001E4DEF">
      <w:pPr>
        <w:spacing w:before="240" w:line="360" w:lineRule="auto"/>
        <w:rPr>
          <w:del w:id="93" w:author="Perret, Daniel - FS, OR" w:date="2024-04-08T11:01:00Z"/>
          <w:rFonts w:ascii="Times New Roman" w:hAnsi="Times New Roman" w:cs="Times New Roman"/>
        </w:rPr>
      </w:pPr>
    </w:p>
    <w:p w14:paraId="4F13A558" w14:textId="1E5E93FD" w:rsidR="00EA2985" w:rsidDel="00436CFF" w:rsidRDefault="00EA2985" w:rsidP="001E4DEF">
      <w:pPr>
        <w:spacing w:line="360" w:lineRule="auto"/>
        <w:rPr>
          <w:del w:id="94" w:author="Perret, Daniel - FS, OR" w:date="2024-04-08T11:01:00Z"/>
          <w:rFonts w:ascii="Times New Roman" w:hAnsi="Times New Roman" w:cs="Times New Roman"/>
        </w:rPr>
      </w:pPr>
      <w:del w:id="95" w:author="Perret, Daniel - FS, OR" w:date="2024-04-08T11:01:00Z">
        <w:r w:rsidDel="00436CFF">
          <w:rPr>
            <w:rFonts w:ascii="Times New Roman" w:hAnsi="Times New Roman" w:cs="Times New Roman"/>
          </w:rPr>
          <w:br w:type="page"/>
        </w:r>
      </w:del>
    </w:p>
    <w:p w14:paraId="3FBAF62A" w14:textId="6632078B" w:rsidR="00EA2985" w:rsidRPr="00065763" w:rsidDel="00436CFF" w:rsidRDefault="00EA2985" w:rsidP="001E4DEF">
      <w:pPr>
        <w:spacing w:before="240" w:line="360" w:lineRule="auto"/>
        <w:rPr>
          <w:del w:id="96" w:author="Perret, Daniel - FS, OR" w:date="2024-04-08T11:01:00Z"/>
          <w:rFonts w:ascii="Times New Roman" w:hAnsi="Times New Roman" w:cs="Times New Roman"/>
        </w:rPr>
      </w:pPr>
      <w:commentRangeStart w:id="97"/>
      <w:commentRangeStart w:id="98"/>
      <w:del w:id="99" w:author="Perret, Daniel - FS, OR" w:date="2024-04-08T11:01:00Z">
        <w:r w:rsidDel="00436CFF">
          <w:rPr>
            <w:rFonts w:ascii="Times New Roman" w:hAnsi="Times New Roman" w:cs="Times New Roman"/>
            <w:b/>
            <w:bCs/>
            <w:noProof/>
          </w:rPr>
          <w:drawing>
            <wp:anchor distT="0" distB="0" distL="114300" distR="114300" simplePos="0" relativeHeight="251661312" behindDoc="0" locked="0" layoutInCell="1" allowOverlap="1" wp14:anchorId="5159486C" wp14:editId="693C2B27">
              <wp:simplePos x="0" y="0"/>
              <wp:positionH relativeFrom="column">
                <wp:posOffset>0</wp:posOffset>
              </wp:positionH>
              <wp:positionV relativeFrom="paragraph">
                <wp:posOffset>267970</wp:posOffset>
              </wp:positionV>
              <wp:extent cx="5942965" cy="3152775"/>
              <wp:effectExtent l="0" t="0" r="0" b="0"/>
              <wp:wrapTopAndBottom/>
              <wp:docPr id="1795602238" name="Picture 1" descr="A comparison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02238" name="Picture 1" descr="A comparison of a diagra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2965" cy="3152775"/>
                      </a:xfrm>
                      <a:prstGeom prst="rect">
                        <a:avLst/>
                      </a:prstGeom>
                    </pic:spPr>
                  </pic:pic>
                </a:graphicData>
              </a:graphic>
            </wp:anchor>
          </w:drawing>
        </w:r>
        <w:commentRangeEnd w:id="97"/>
        <w:r w:rsidR="002B7BCC" w:rsidDel="00436CFF">
          <w:rPr>
            <w:rStyle w:val="CommentReference"/>
          </w:rPr>
          <w:commentReference w:id="97"/>
        </w:r>
        <w:commentRangeEnd w:id="98"/>
        <w:r w:rsidR="00516D7E" w:rsidDel="00436CFF">
          <w:rPr>
            <w:rStyle w:val="CommentReference"/>
          </w:rPr>
          <w:commentReference w:id="98"/>
        </w:r>
      </w:del>
    </w:p>
    <w:p w14:paraId="028270E5" w14:textId="77777777" w:rsidR="00EA2985" w:rsidRDefault="00EA2985" w:rsidP="001E4DEF">
      <w:pPr>
        <w:spacing w:line="360" w:lineRule="auto"/>
        <w:rPr>
          <w:rFonts w:ascii="Times New Roman" w:hAnsi="Times New Roman" w:cs="Times New Roman"/>
          <w:b/>
          <w:bCs/>
        </w:rPr>
      </w:pPr>
    </w:p>
    <w:p w14:paraId="6131A72E" w14:textId="77777777" w:rsidR="00EA2985" w:rsidRDefault="00EA2985" w:rsidP="001E4DEF">
      <w:pPr>
        <w:spacing w:line="360" w:lineRule="auto"/>
        <w:rPr>
          <w:rFonts w:ascii="Times New Roman" w:hAnsi="Times New Roman" w:cs="Times New Roman"/>
          <w:b/>
          <w:bCs/>
        </w:rPr>
      </w:pPr>
      <w:r>
        <w:rPr>
          <w:rFonts w:ascii="Times New Roman" w:hAnsi="Times New Roman" w:cs="Times New Roman"/>
          <w:b/>
          <w:bCs/>
        </w:rPr>
        <w:lastRenderedPageBreak/>
        <w:br w:type="page"/>
      </w:r>
    </w:p>
    <w:p w14:paraId="48E76D13" w14:textId="77777777" w:rsidR="00EA2985" w:rsidRDefault="00EA2985" w:rsidP="001E4DEF">
      <w:pPr>
        <w:spacing w:line="360" w:lineRule="auto"/>
        <w:rPr>
          <w:rFonts w:ascii="Times New Roman" w:hAnsi="Times New Roman" w:cs="Times New Roman"/>
          <w:b/>
          <w:bCs/>
        </w:rPr>
      </w:pPr>
    </w:p>
    <w:p w14:paraId="3BAC6614" w14:textId="3A5BFF49" w:rsidR="00580137" w:rsidRPr="00580137" w:rsidRDefault="00580137" w:rsidP="001E4DEF">
      <w:pPr>
        <w:spacing w:line="360" w:lineRule="auto"/>
        <w:rPr>
          <w:rFonts w:ascii="Times New Roman" w:hAnsi="Times New Roman" w:cs="Times New Roman"/>
          <w:b/>
          <w:bCs/>
        </w:rPr>
      </w:pPr>
      <w:r>
        <w:rPr>
          <w:rFonts w:ascii="Times New Roman" w:hAnsi="Times New Roman" w:cs="Times New Roman"/>
          <w:b/>
          <w:bCs/>
        </w:rPr>
        <w:t>Likely supplementary figures</w:t>
      </w:r>
    </w:p>
    <w:p w14:paraId="1370FE1E" w14:textId="2C5F44F5" w:rsidR="00E25466" w:rsidRDefault="006239D1" w:rsidP="001E4DEF">
      <w:pPr>
        <w:spacing w:line="360" w:lineRule="auto"/>
        <w:ind w:left="720" w:hanging="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58B3B50" wp14:editId="106364EF">
            <wp:extent cx="4085112" cy="462420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1150" cy="4631037"/>
                    </a:xfrm>
                    <a:prstGeom prst="rect">
                      <a:avLst/>
                    </a:prstGeom>
                    <a:noFill/>
                    <a:ln>
                      <a:noFill/>
                    </a:ln>
                  </pic:spPr>
                </pic:pic>
              </a:graphicData>
            </a:graphic>
          </wp:inline>
        </w:drawing>
      </w:r>
    </w:p>
    <w:p w14:paraId="73B76673" w14:textId="15C22C58" w:rsidR="006239D1" w:rsidRDefault="006239D1">
      <w:pPr>
        <w:rPr>
          <w:rFonts w:ascii="Times New Roman" w:hAnsi="Times New Roman" w:cs="Times New Roman"/>
          <w:b/>
          <w:bCs/>
          <w:sz w:val="24"/>
          <w:szCs w:val="24"/>
        </w:rPr>
      </w:pPr>
      <w:r>
        <w:rPr>
          <w:rFonts w:ascii="Times New Roman" w:hAnsi="Times New Roman" w:cs="Times New Roman"/>
          <w:b/>
          <w:bCs/>
          <w:sz w:val="24"/>
          <w:szCs w:val="24"/>
        </w:rPr>
        <w:br w:type="page"/>
      </w:r>
    </w:p>
    <w:p w14:paraId="552BE9B5" w14:textId="2E0159F7" w:rsidR="006239D1" w:rsidRDefault="0078604A" w:rsidP="001E4DEF">
      <w:pPr>
        <w:spacing w:line="360" w:lineRule="auto"/>
        <w:ind w:left="720" w:hanging="72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4E51786" wp14:editId="63C42B65">
            <wp:extent cx="4001984" cy="51328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9401" cy="5142362"/>
                    </a:xfrm>
                    <a:prstGeom prst="rect">
                      <a:avLst/>
                    </a:prstGeom>
                    <a:noFill/>
                    <a:ln>
                      <a:noFill/>
                    </a:ln>
                  </pic:spPr>
                </pic:pic>
              </a:graphicData>
            </a:graphic>
          </wp:inline>
        </w:drawing>
      </w:r>
      <w:r w:rsidR="006239D1">
        <w:rPr>
          <w:rFonts w:ascii="Times New Roman" w:hAnsi="Times New Roman" w:cs="Times New Roman"/>
          <w:b/>
          <w:bCs/>
          <w:noProof/>
          <w:sz w:val="24"/>
          <w:szCs w:val="24"/>
        </w:rPr>
        <w:lastRenderedPageBreak/>
        <w:drawing>
          <wp:inline distT="0" distB="0" distL="0" distR="0" wp14:anchorId="0989353E" wp14:editId="72390435">
            <wp:extent cx="3836271" cy="5094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38146" cy="5097005"/>
                    </a:xfrm>
                    <a:prstGeom prst="rect">
                      <a:avLst/>
                    </a:prstGeom>
                    <a:noFill/>
                    <a:ln>
                      <a:noFill/>
                    </a:ln>
                  </pic:spPr>
                </pic:pic>
              </a:graphicData>
            </a:graphic>
          </wp:inline>
        </w:drawing>
      </w:r>
    </w:p>
    <w:p w14:paraId="3E709119" w14:textId="4CECD77B" w:rsidR="006239D1" w:rsidRPr="00EA2985" w:rsidRDefault="006239D1" w:rsidP="003B788D">
      <w:pPr>
        <w:rPr>
          <w:rFonts w:ascii="Times New Roman" w:hAnsi="Times New Roman" w:cs="Times New Roman"/>
          <w:b/>
          <w:bCs/>
          <w:sz w:val="24"/>
          <w:szCs w:val="24"/>
        </w:rPr>
      </w:pPr>
    </w:p>
    <w:sectPr w:rsidR="006239D1" w:rsidRPr="00EA2985" w:rsidSect="001A1C7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rret, Daniel - FS, OR" w:date="2024-04-01T15:37:00Z" w:initials="PDFO">
    <w:p w14:paraId="1B40090B" w14:textId="7102BD26" w:rsidR="00F54BA3" w:rsidRDefault="00F54BA3">
      <w:pPr>
        <w:pStyle w:val="CommentText"/>
      </w:pPr>
      <w:r>
        <w:rPr>
          <w:rStyle w:val="CommentReference"/>
        </w:rPr>
        <w:annotationRef/>
      </w:r>
      <w:r w:rsidR="003B788D">
        <w:rPr>
          <w:rStyle w:val="CommentReference"/>
        </w:rPr>
        <w:t>Let’s workshop this</w:t>
      </w:r>
    </w:p>
  </w:comment>
  <w:comment w:id="1" w:author="Perret, Daniel - FS, OR" w:date="2024-04-01T15:37:00Z" w:initials="PDFO">
    <w:p w14:paraId="630E7043" w14:textId="1C898233" w:rsidR="00F54BA3" w:rsidRDefault="00F54BA3">
      <w:pPr>
        <w:pStyle w:val="CommentText"/>
      </w:pPr>
      <w:r>
        <w:rPr>
          <w:rStyle w:val="CommentReference"/>
        </w:rPr>
        <w:annotationRef/>
      </w:r>
      <w:r>
        <w:t>We haven’t talked with Andy yet about this paper, I think…</w:t>
      </w:r>
    </w:p>
  </w:comment>
  <w:comment w:id="2" w:author="Bell, David - FS, OR" w:date="2024-04-05T07:12:00Z" w:initials="DB">
    <w:p w14:paraId="7AC6A495" w14:textId="77777777" w:rsidR="00DE00FA" w:rsidRDefault="00DE00FA" w:rsidP="00DE00FA">
      <w:pPr>
        <w:pStyle w:val="CommentText"/>
      </w:pPr>
      <w:r>
        <w:rPr>
          <w:rStyle w:val="CommentReference"/>
        </w:rPr>
        <w:annotationRef/>
      </w:r>
      <w:r>
        <w:t>Makes sense to offer him co-authorship. If we do, I would suggest floating this draft to him so that he can chime in early.</w:t>
      </w:r>
    </w:p>
  </w:comment>
  <w:comment w:id="3" w:author="Perret, Daniel - FS, OR" w:date="2024-04-04T13:52:00Z" w:initials="PDFO">
    <w:p w14:paraId="0BC5EB31" w14:textId="0EB15AE7" w:rsidR="007C5788" w:rsidRDefault="007C5788">
      <w:pPr>
        <w:pStyle w:val="CommentText"/>
      </w:pPr>
      <w:r>
        <w:rPr>
          <w:rStyle w:val="CommentReference"/>
        </w:rPr>
        <w:annotationRef/>
      </w:r>
      <w:r>
        <w:t>I’ve been talking with Buzz Nanavati and Phil Higuera a bit about this… there’s some cool pollen data that could be brought to bear on this question at local scales, but that’s a totally different circus…</w:t>
      </w:r>
    </w:p>
  </w:comment>
  <w:comment w:id="4" w:author="Bell, David - FS, OR" w:date="2024-04-05T07:22:00Z" w:initials="DB">
    <w:p w14:paraId="75502066" w14:textId="77777777" w:rsidR="00717B10" w:rsidRDefault="00717B10" w:rsidP="00717B10">
      <w:pPr>
        <w:pStyle w:val="CommentText"/>
      </w:pPr>
      <w:r>
        <w:rPr>
          <w:rStyle w:val="CommentReference"/>
        </w:rPr>
        <w:annotationRef/>
      </w:r>
      <w:r>
        <w:t>I think that the paleo record is super important to dissuade the reader of the idea that these two species are a unit.</w:t>
      </w:r>
    </w:p>
  </w:comment>
  <w:comment w:id="11" w:author="Bell, David - FS, OR" w:date="2024-04-05T08:31:00Z" w:initials="DB">
    <w:p w14:paraId="6EEC0A99" w14:textId="77777777" w:rsidR="00816712" w:rsidRDefault="00816712" w:rsidP="00816712">
      <w:pPr>
        <w:pStyle w:val="CommentText"/>
      </w:pPr>
      <w:r>
        <w:rPr>
          <w:rStyle w:val="CommentReference"/>
        </w:rPr>
        <w:annotationRef/>
      </w:r>
      <w:r>
        <w:t>In the proposed Box, you do a nice job of setting up the connection between the single-species estimation and Rupert and Monica’s scheme. Can we state that this is the first rigorous attempt to apply the framework at sub-continental scales using forest inventory? That might be part of the punchline here, that others could take this method to examine vulnerability in forest type groups. More of a discussion point, but it strikes me as a significant contribution on its own.</w:t>
      </w:r>
    </w:p>
  </w:comment>
  <w:comment w:id="19" w:author="Perret, Daniel - FS, OR" w:date="2024-04-01T11:31:00Z" w:initials="PDFO">
    <w:p w14:paraId="5985CD96" w14:textId="4060F517" w:rsidR="005E21E6" w:rsidRDefault="005E21E6">
      <w:pPr>
        <w:pStyle w:val="CommentText"/>
      </w:pPr>
      <w:r>
        <w:rPr>
          <w:rStyle w:val="CommentReference"/>
        </w:rPr>
        <w:annotationRef/>
      </w:r>
      <w:r>
        <w:t>Wonder if this would be better as a box in the intro?</w:t>
      </w:r>
    </w:p>
  </w:comment>
  <w:comment w:id="20" w:author="Bell, David - FS, OR" w:date="2024-04-05T08:27:00Z" w:initials="DB">
    <w:p w14:paraId="0605C05A" w14:textId="77777777" w:rsidR="00EA516B" w:rsidRDefault="00EA516B" w:rsidP="00EA516B">
      <w:pPr>
        <w:pStyle w:val="CommentText"/>
      </w:pPr>
      <w:r>
        <w:rPr>
          <w:rStyle w:val="CommentReference"/>
        </w:rPr>
        <w:annotationRef/>
      </w:r>
      <w:r>
        <w:t>I like the idea of a box in the introduction, perhaps labelled something like “Joint Population Trajectories”. We could then either add a few sentences to the penultimate paragraph of the introduction to highlight the shift from single to multi-species population trajectories OR maybe just reference the box in the last paragraph of the introduction when referencing the conceptual framework for the first time.</w:t>
      </w:r>
    </w:p>
  </w:comment>
  <w:comment w:id="22" w:author="Bell, David - FS, OR" w:date="2024-04-05T08:56:00Z" w:initials="DB">
    <w:p w14:paraId="2A6B9421" w14:textId="77777777" w:rsidR="00190A9A" w:rsidRDefault="00190A9A" w:rsidP="00190A9A">
      <w:pPr>
        <w:pStyle w:val="CommentText"/>
      </w:pPr>
      <w:r>
        <w:rPr>
          <w:rStyle w:val="CommentReference"/>
        </w:rPr>
        <w:annotationRef/>
      </w:r>
      <w:r>
        <w:t>Here is a minor style comment, but something to think about: one way to consider presenting methods is to basically start sections or paragraphs (as appropriate) with an objective statement. For example, here it might be something like “To represent spatio-temporal climate variation relevant to tree demography, we extracted mean and climate anomalies for FIA plots from the ClimateNA data.” Then, most of the rest of the paragraph. I had a past mentor who liked that approach as it provided readers a fast way to skim methods. It also then makes justification for the approach straightforward as it always goes back to those objective statements.</w:t>
      </w:r>
      <w:r>
        <w:br/>
      </w:r>
      <w:r>
        <w:br/>
        <w:t>Take or leave this comment, but I do feel like it has made my writing clearer and the logic much easier to grasp</w:t>
      </w:r>
    </w:p>
  </w:comment>
  <w:comment w:id="23" w:author="Bell, David - FS, OR" w:date="2024-04-05T09:01:00Z" w:initials="DB">
    <w:p w14:paraId="1050708E" w14:textId="77777777" w:rsidR="00E63D30" w:rsidRDefault="00E63D30" w:rsidP="00E63D30">
      <w:pPr>
        <w:pStyle w:val="CommentText"/>
      </w:pPr>
      <w:r>
        <w:rPr>
          <w:rStyle w:val="CommentReference"/>
        </w:rPr>
        <w:annotationRef/>
      </w:r>
      <w:r>
        <w:t>While FIA aims to remeasure every ten years, that does not actually happen in all cases. Is it necessary to annualize tree mortality estimates to normalize for that issue?</w:t>
      </w:r>
    </w:p>
  </w:comment>
  <w:comment w:id="24" w:author="Perret, Daniel - FS, OR" w:date="2024-04-08T10:07:00Z" w:initials="PDFO">
    <w:p w14:paraId="0FFA1456" w14:textId="674AD909" w:rsidR="007C4CF6" w:rsidRDefault="007C4CF6">
      <w:pPr>
        <w:pStyle w:val="CommentText"/>
      </w:pPr>
      <w:r>
        <w:rPr>
          <w:rStyle w:val="CommentReference"/>
        </w:rPr>
        <w:annotationRef/>
      </w:r>
      <w:r>
        <w:t xml:space="preserve">Yup, good point. I’m playing with incorporating model weights to account for this issue – but practically speaking, almost all revisits are within one year of 10. The issue might be when longer/shorter revisits aren’t spatially random (which they’re not) – that is worth exploring, though (again, practically speaking) any variance that causes would probably be absorbed by ecoregional group-level </w:t>
      </w:r>
      <w:proofErr w:type="gramStart"/>
      <w:r>
        <w:t>effects</w:t>
      </w:r>
      <w:proofErr w:type="gramEnd"/>
    </w:p>
  </w:comment>
  <w:comment w:id="25" w:author="Bell, David - FS, OR" w:date="2024-04-05T13:37:00Z" w:initials="BDFO">
    <w:p w14:paraId="2CE25500" w14:textId="77777777" w:rsidR="00990DCD" w:rsidRDefault="00990DCD" w:rsidP="00990DCD">
      <w:pPr>
        <w:pStyle w:val="CommentText"/>
      </w:pPr>
      <w:r>
        <w:rPr>
          <w:rStyle w:val="CommentReference"/>
        </w:rPr>
        <w:annotationRef/>
      </w:r>
      <w:r>
        <w:t xml:space="preserve">Clarify the size classes included and the plot </w:t>
      </w:r>
      <w:proofErr w:type="gramStart"/>
      <w:r>
        <w:t>areas</w:t>
      </w:r>
      <w:proofErr w:type="gramEnd"/>
    </w:p>
  </w:comment>
  <w:comment w:id="29" w:author="Bell, David - FS, OR" w:date="2024-04-05T13:47:00Z" w:initials="BDFO">
    <w:p w14:paraId="19C4ED85" w14:textId="77777777" w:rsidR="00990DCD" w:rsidRDefault="00990DCD" w:rsidP="00990DCD">
      <w:pPr>
        <w:pStyle w:val="CommentText"/>
      </w:pPr>
      <w:r>
        <w:rPr>
          <w:rStyle w:val="CommentReference"/>
        </w:rPr>
        <w:annotationRef/>
      </w:r>
      <w:r>
        <w:t xml:space="preserve">I find this and the equation above to be confusing. </w:t>
      </w:r>
      <w:r>
        <w:br/>
      </w:r>
      <w:r>
        <w:br/>
        <w:t>(1) The equation indicates that the parameter B4 relates to the effect of the product of the climate normal and the climate anomaly, but there are no main effects. It is sort of odd to have a interaction without a main effect</w:t>
      </w:r>
    </w:p>
    <w:p w14:paraId="32D8C85B" w14:textId="77777777" w:rsidR="00990DCD" w:rsidRDefault="00990DCD" w:rsidP="00990DCD">
      <w:pPr>
        <w:pStyle w:val="CommentText"/>
      </w:pPr>
    </w:p>
    <w:p w14:paraId="418B1803" w14:textId="77777777" w:rsidR="00990DCD" w:rsidRDefault="00990DCD" w:rsidP="00990DCD">
      <w:pPr>
        <w:pStyle w:val="CommentText"/>
      </w:pPr>
      <w:r>
        <w:t>(2) The text associated with k and j imply that a model can include both MAT and MAP, for example, but you would need a sum across j or k for that to work. Also, you would need B4 to be otherwise subscripted.</w:t>
      </w:r>
    </w:p>
    <w:p w14:paraId="1024F379" w14:textId="77777777" w:rsidR="00990DCD" w:rsidRDefault="00990DCD" w:rsidP="00990DCD">
      <w:pPr>
        <w:pStyle w:val="CommentText"/>
      </w:pPr>
    </w:p>
    <w:p w14:paraId="21A18D66" w14:textId="77777777" w:rsidR="00990DCD" w:rsidRDefault="00990DCD" w:rsidP="00990DCD">
      <w:pPr>
        <w:pStyle w:val="CommentText"/>
      </w:pPr>
      <w:r>
        <w:t>(3) Not clear to me whether there are two potential combinations of j and k ([1,1] and [2,2]) or four ([1,1], [1,2], [2,1], [2,2])</w:t>
      </w:r>
    </w:p>
  </w:comment>
  <w:comment w:id="33" w:author="Bell, David - FS, OR" w:date="2024-04-05T13:37:00Z" w:initials="BDFO">
    <w:p w14:paraId="29D47F2B" w14:textId="4D04C137" w:rsidR="00990DCD" w:rsidRDefault="00990DCD" w:rsidP="00990DCD">
      <w:pPr>
        <w:pStyle w:val="CommentText"/>
      </w:pPr>
      <w:r>
        <w:rPr>
          <w:rStyle w:val="CommentReference"/>
        </w:rPr>
        <w:annotationRef/>
      </w:r>
      <w:r>
        <w:t>Include microplot area</w:t>
      </w:r>
    </w:p>
  </w:comment>
  <w:comment w:id="35" w:author="Bell, David - FS, OR" w:date="2024-04-05T13:49:00Z" w:initials="BDFO">
    <w:p w14:paraId="1683014F" w14:textId="77777777" w:rsidR="00980454" w:rsidRDefault="00032B0D" w:rsidP="00980454">
      <w:pPr>
        <w:pStyle w:val="CommentText"/>
      </w:pPr>
      <w:r>
        <w:rPr>
          <w:rStyle w:val="CommentReference"/>
        </w:rPr>
        <w:annotationRef/>
      </w:r>
      <w:r w:rsidR="00980454">
        <w:t>I more often think of severity in terms of an areal estimate of change (cover or basal area). We might want a sentence justifying a density based metric</w:t>
      </w:r>
    </w:p>
  </w:comment>
  <w:comment w:id="36" w:author="Perret, Daniel - FS, OR" w:date="2024-04-08T10:10:00Z" w:initials="PDFO">
    <w:p w14:paraId="57A9FD46" w14:textId="7B430495" w:rsidR="007C4CF6" w:rsidRDefault="007C4CF6">
      <w:pPr>
        <w:pStyle w:val="CommentText"/>
      </w:pPr>
      <w:r>
        <w:rPr>
          <w:rStyle w:val="CommentReference"/>
        </w:rPr>
        <w:annotationRef/>
      </w:r>
      <w:proofErr w:type="gramStart"/>
      <w:r>
        <w:t>Good point,</w:t>
      </w:r>
      <w:proofErr w:type="gramEnd"/>
      <w:r>
        <w:t xml:space="preserve"> will add. I talked this over with Kim Davis, I think she had some suggestions for how to justify. </w:t>
      </w:r>
    </w:p>
  </w:comment>
  <w:comment w:id="48" w:author="Bell, David - FS, OR" w:date="2024-04-05T13:55:00Z" w:initials="BDFO">
    <w:p w14:paraId="2597D01D" w14:textId="4B6A94E1" w:rsidR="00032B0D" w:rsidRDefault="00032B0D" w:rsidP="00032B0D">
      <w:pPr>
        <w:pStyle w:val="CommentText"/>
      </w:pPr>
      <w:r>
        <w:rPr>
          <w:rStyle w:val="CommentReference"/>
        </w:rPr>
        <w:annotationRef/>
      </w:r>
      <w:r>
        <w:t xml:space="preserve">If we want to refer to specific mountain ranges or other geographic features, we will need to annotate figure 2 with those OR describe what part of the map we are talking about (e.g., for Cascades, mention NW portion of range). </w:t>
      </w:r>
    </w:p>
  </w:comment>
  <w:comment w:id="49" w:author="Bell, David - FS, OR" w:date="2024-04-05T14:02:00Z" w:initials="BDFO">
    <w:p w14:paraId="77C82DBD" w14:textId="77777777" w:rsidR="00532078" w:rsidRDefault="00532078" w:rsidP="00532078">
      <w:pPr>
        <w:pStyle w:val="CommentText"/>
      </w:pPr>
      <w:r>
        <w:rPr>
          <w:rStyle w:val="CommentReference"/>
        </w:rPr>
        <w:annotationRef/>
      </w:r>
      <w:r>
        <w:t>Since I did not see anything about model selection, I assume that all of the covariates described in eq 1 and 2 were used in the final models, right? Probably still need a table or figure with posterior means and credible intervals so that readers can see what was important. Could definitely go in the supplement</w:t>
      </w:r>
    </w:p>
  </w:comment>
  <w:comment w:id="51" w:author="Bell, David - FS, OR" w:date="2024-04-05T14:06:00Z" w:initials="BDFO">
    <w:p w14:paraId="2992CFA3" w14:textId="77777777" w:rsidR="00532078" w:rsidRDefault="00532078" w:rsidP="00532078">
      <w:pPr>
        <w:pStyle w:val="CommentText"/>
      </w:pPr>
      <w:r>
        <w:rPr>
          <w:rStyle w:val="CommentReference"/>
        </w:rPr>
        <w:annotationRef/>
      </w:r>
      <w:r>
        <w:t>Oh, this was another thing I was confused by: Why not use mean CMD instead of precipitation here? We will need a justification of this to explain why</w:t>
      </w:r>
    </w:p>
  </w:comment>
  <w:comment w:id="52" w:author="Perret, Daniel - FS, OR" w:date="2024-04-03T14:50:00Z" w:initials="PDFO">
    <w:p w14:paraId="1413C07C" w14:textId="40061F59" w:rsidR="00F84220" w:rsidRDefault="00F84220">
      <w:pPr>
        <w:pStyle w:val="CommentText"/>
      </w:pPr>
      <w:r>
        <w:rPr>
          <w:rStyle w:val="CommentReference"/>
        </w:rPr>
        <w:annotationRef/>
      </w:r>
      <w:r>
        <w:t>Kind of counterintuitive</w:t>
      </w:r>
    </w:p>
  </w:comment>
  <w:comment w:id="53" w:author="Perret, Daniel - FS, OR" w:date="2024-04-08T11:02:00Z" w:initials="PDFO">
    <w:p w14:paraId="5F1DF98C" w14:textId="33330358" w:rsidR="00436CFF" w:rsidRDefault="00436CFF">
      <w:pPr>
        <w:pStyle w:val="CommentText"/>
      </w:pPr>
      <w:r>
        <w:rPr>
          <w:rStyle w:val="CommentReference"/>
        </w:rPr>
        <w:annotationRef/>
      </w:r>
      <w:r>
        <w:t xml:space="preserve">Turn into </w:t>
      </w:r>
      <w:proofErr w:type="gramStart"/>
      <w:r>
        <w:t>box</w:t>
      </w:r>
      <w:proofErr w:type="gramEnd"/>
    </w:p>
  </w:comment>
  <w:comment w:id="54" w:author="Perret, Daniel - FS, OR" w:date="2024-04-09T09:18:00Z" w:initials="PDFO">
    <w:p w14:paraId="1F234DE0" w14:textId="7AAECBA5" w:rsidR="00A35498" w:rsidRDefault="00A35498">
      <w:pPr>
        <w:pStyle w:val="CommentText"/>
      </w:pPr>
      <w:r>
        <w:rPr>
          <w:rStyle w:val="CommentReference"/>
        </w:rPr>
        <w:annotationRef/>
      </w:r>
      <w:r>
        <w:t xml:space="preserve">Add </w:t>
      </w:r>
      <w:proofErr w:type="gramStart"/>
      <w:r>
        <w:t>rugs</w:t>
      </w:r>
      <w:proofErr w:type="gramEnd"/>
    </w:p>
  </w:comment>
  <w:comment w:id="55" w:author="Bell, David - FS, OR" w:date="2024-04-05T14:23:00Z" w:initials="BDFO">
    <w:p w14:paraId="366AD73B" w14:textId="77777777" w:rsidR="00516D7E" w:rsidRDefault="00516D7E" w:rsidP="00516D7E">
      <w:pPr>
        <w:pStyle w:val="CommentText"/>
      </w:pPr>
      <w:r>
        <w:rPr>
          <w:rStyle w:val="CommentReference"/>
        </w:rPr>
        <w:annotationRef/>
      </w:r>
      <w:r>
        <w:t>Looking at this figure, I see a few key takeaways:</w:t>
      </w:r>
    </w:p>
    <w:p w14:paraId="3BCFCE25" w14:textId="77777777" w:rsidR="00516D7E" w:rsidRDefault="00516D7E" w:rsidP="00516D7E">
      <w:pPr>
        <w:pStyle w:val="CommentText"/>
      </w:pPr>
    </w:p>
    <w:p w14:paraId="2E2447DF" w14:textId="77777777" w:rsidR="00516D7E" w:rsidRDefault="00516D7E" w:rsidP="00516D7E">
      <w:pPr>
        <w:pStyle w:val="CommentText"/>
        <w:numPr>
          <w:ilvl w:val="0"/>
          <w:numId w:val="2"/>
        </w:numPr>
      </w:pPr>
      <w:r>
        <w:t>Fire has a strong, negative effect on demography of both trees</w:t>
      </w:r>
    </w:p>
    <w:p w14:paraId="40E5F51A" w14:textId="77777777" w:rsidR="00516D7E" w:rsidRDefault="00516D7E" w:rsidP="00516D7E">
      <w:pPr>
        <w:pStyle w:val="CommentText"/>
        <w:numPr>
          <w:ilvl w:val="0"/>
          <w:numId w:val="2"/>
        </w:numPr>
      </w:pPr>
      <w:r>
        <w:t>Temperature anomalies appears more importance than CMD anomalies, perhaps indicating energy, as opposed to moisture, limitation. If we have interactions between mean and anomalies, we could look at how the sensitivity to the anomaly shifts with mean</w:t>
      </w:r>
    </w:p>
    <w:p w14:paraId="50F8BE09" w14:textId="77777777" w:rsidR="00516D7E" w:rsidRDefault="00516D7E" w:rsidP="00516D7E">
      <w:pPr>
        <w:pStyle w:val="CommentText"/>
        <w:numPr>
          <w:ilvl w:val="0"/>
          <w:numId w:val="2"/>
        </w:numPr>
      </w:pPr>
      <w:r>
        <w:t>(3) MAT anomaly effects for mortality and saplings are similar, but different from seedlings, at least for Engelmann spruce, suggesting that the environmental filtering might be playing out between seedling and sapling stage?</w:t>
      </w:r>
    </w:p>
    <w:p w14:paraId="3B83AF1D" w14:textId="77777777" w:rsidR="00516D7E" w:rsidRDefault="00516D7E" w:rsidP="00516D7E">
      <w:pPr>
        <w:pStyle w:val="CommentText"/>
        <w:numPr>
          <w:ilvl w:val="0"/>
          <w:numId w:val="2"/>
        </w:numPr>
      </w:pPr>
      <w:r>
        <w:t>It is sort of interesting that fir mortality and saplings decrease, but for spruce seedlings and samplings decrease with BA. Does that indicate that density dependence in spruce plays out at an earlier stage than fir? Not sure</w:t>
      </w:r>
    </w:p>
  </w:comment>
  <w:comment w:id="56" w:author="Perret, Daniel - FS, OR" w:date="2024-04-08T10:58:00Z" w:initials="PDFO">
    <w:p w14:paraId="69FF9E39" w14:textId="0203B06A" w:rsidR="00436CFF" w:rsidRDefault="00436CFF">
      <w:pPr>
        <w:pStyle w:val="CommentText"/>
      </w:pPr>
      <w:r>
        <w:rPr>
          <w:rStyle w:val="CommentReference"/>
        </w:rPr>
        <w:annotationRef/>
      </w:r>
      <w:r>
        <w:t xml:space="preserve">Re: point (4) – I guess that would be the case for a shade-intolerant species… density dependence plays out in the seedling establishment process rather than in later stage transitions. </w:t>
      </w:r>
      <w:proofErr w:type="gramStart"/>
      <w:r>
        <w:t>So</w:t>
      </w:r>
      <w:proofErr w:type="gramEnd"/>
      <w:r>
        <w:t xml:space="preserve"> by the time we’re looking at adults, density doesn’t have much of a survival impact. But for shade-tolerant species, seedlings establish in the understory, and then density dependence plays out over a longer time period? Or something like that?</w:t>
      </w:r>
    </w:p>
  </w:comment>
  <w:comment w:id="63" w:author="Perret, Daniel - FS, OR" w:date="2024-04-09T09:17:00Z" w:initials="PDFO">
    <w:p w14:paraId="30BC2DA8" w14:textId="5713C0EB" w:rsidR="00A35498" w:rsidRDefault="00A35498">
      <w:pPr>
        <w:pStyle w:val="CommentText"/>
      </w:pPr>
      <w:r>
        <w:rPr>
          <w:rStyle w:val="CommentReference"/>
        </w:rPr>
        <w:annotationRef/>
      </w:r>
      <w:r>
        <w:t xml:space="preserve">Add rug for observed/modeled </w:t>
      </w:r>
      <w:proofErr w:type="gramStart"/>
      <w:r>
        <w:t>values</w:t>
      </w:r>
      <w:proofErr w:type="gramEnd"/>
    </w:p>
  </w:comment>
  <w:comment w:id="82" w:author="Perret, Daniel - FS, OR" w:date="2024-04-04T14:20:00Z" w:initials="PDFO">
    <w:p w14:paraId="61486FA6" w14:textId="06500279" w:rsidR="00580137" w:rsidRDefault="00580137">
      <w:pPr>
        <w:pStyle w:val="CommentText"/>
      </w:pPr>
      <w:r>
        <w:rPr>
          <w:rStyle w:val="CommentReference"/>
        </w:rPr>
        <w:annotationRef/>
      </w:r>
      <w:r>
        <w:t>Maybe replace this figure with one showing multinomial reg predictions across demographic space</w:t>
      </w:r>
    </w:p>
    <w:p w14:paraId="0693D8C3" w14:textId="25419317" w:rsidR="00580137" w:rsidRDefault="00580137">
      <w:pPr>
        <w:pStyle w:val="CommentText"/>
      </w:pPr>
    </w:p>
  </w:comment>
  <w:comment w:id="97" w:author="Perret, Daniel - FS, OR" w:date="2024-04-03T15:52:00Z" w:initials="PDFO">
    <w:p w14:paraId="5FB572C1" w14:textId="5EF8AF69" w:rsidR="002B7BCC" w:rsidRDefault="002B7BCC">
      <w:pPr>
        <w:pStyle w:val="CommentText"/>
      </w:pPr>
      <w:r>
        <w:rPr>
          <w:rStyle w:val="CommentReference"/>
        </w:rPr>
        <w:annotationRef/>
      </w:r>
      <w:r>
        <w:t>Re-make figure with new models and adding recruitment</w:t>
      </w:r>
    </w:p>
  </w:comment>
  <w:comment w:id="98" w:author="Bell, David - FS, OR" w:date="2024-04-05T14:25:00Z" w:initials="BDFO">
    <w:p w14:paraId="082B809C" w14:textId="77777777" w:rsidR="00516D7E" w:rsidRDefault="00516D7E" w:rsidP="00516D7E">
      <w:pPr>
        <w:pStyle w:val="CommentText"/>
      </w:pPr>
      <w:r>
        <w:rPr>
          <w:rStyle w:val="CommentReference"/>
        </w:rPr>
        <w:annotationRef/>
      </w:r>
      <w:r>
        <w:t>What are a and 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40090B" w15:done="0"/>
  <w15:commentEx w15:paraId="630E7043" w15:done="0"/>
  <w15:commentEx w15:paraId="7AC6A495" w15:paraIdParent="630E7043" w15:done="0"/>
  <w15:commentEx w15:paraId="0BC5EB31" w15:done="0"/>
  <w15:commentEx w15:paraId="75502066" w15:paraIdParent="0BC5EB31" w15:done="0"/>
  <w15:commentEx w15:paraId="6EEC0A99" w15:done="0"/>
  <w15:commentEx w15:paraId="5985CD96" w15:done="0"/>
  <w15:commentEx w15:paraId="0605C05A" w15:paraIdParent="5985CD96" w15:done="0"/>
  <w15:commentEx w15:paraId="2A6B9421" w15:done="0"/>
  <w15:commentEx w15:paraId="1050708E" w15:done="0"/>
  <w15:commentEx w15:paraId="0FFA1456" w15:paraIdParent="1050708E" w15:done="0"/>
  <w15:commentEx w15:paraId="2CE25500" w15:done="0"/>
  <w15:commentEx w15:paraId="21A18D66" w15:done="0"/>
  <w15:commentEx w15:paraId="29D47F2B" w15:done="0"/>
  <w15:commentEx w15:paraId="1683014F" w15:done="0"/>
  <w15:commentEx w15:paraId="57A9FD46" w15:paraIdParent="1683014F" w15:done="0"/>
  <w15:commentEx w15:paraId="2597D01D" w15:done="0"/>
  <w15:commentEx w15:paraId="77C82DBD" w15:done="0"/>
  <w15:commentEx w15:paraId="2992CFA3" w15:done="0"/>
  <w15:commentEx w15:paraId="1413C07C" w15:done="0"/>
  <w15:commentEx w15:paraId="5F1DF98C" w15:done="0"/>
  <w15:commentEx w15:paraId="1F234DE0" w15:done="0"/>
  <w15:commentEx w15:paraId="3B83AF1D" w15:done="0"/>
  <w15:commentEx w15:paraId="69FF9E39" w15:paraIdParent="3B83AF1D" w15:done="0"/>
  <w15:commentEx w15:paraId="30BC2DA8" w15:done="0"/>
  <w15:commentEx w15:paraId="0693D8C3" w15:done="0"/>
  <w15:commentEx w15:paraId="5FB572C1" w15:done="0"/>
  <w15:commentEx w15:paraId="082B809C" w15:paraIdParent="5FB572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B55352" w16cex:dateUtc="2024-04-01T21:37:00Z"/>
  <w16cex:commentExtensible w16cex:durableId="29B55322" w16cex:dateUtc="2024-04-01T21:37:00Z"/>
  <w16cex:commentExtensible w16cex:durableId="3F87F8C6" w16cex:dateUtc="2024-04-05T14:12:00Z"/>
  <w16cex:commentExtensible w16cex:durableId="29B92F32" w16cex:dateUtc="2024-04-04T19:52:00Z"/>
  <w16cex:commentExtensible w16cex:durableId="399FA975" w16cex:dateUtc="2024-04-05T14:22:00Z"/>
  <w16cex:commentExtensible w16cex:durableId="0AC003C7" w16cex:dateUtc="2024-04-05T15:31:00Z"/>
  <w16cex:commentExtensible w16cex:durableId="29B51974" w16cex:dateUtc="2024-04-01T17:31:00Z"/>
  <w16cex:commentExtensible w16cex:durableId="5EAA1826" w16cex:dateUtc="2024-04-05T15:27:00Z"/>
  <w16cex:commentExtensible w16cex:durableId="442FC185" w16cex:dateUtc="2024-04-05T15:56:00Z"/>
  <w16cex:commentExtensible w16cex:durableId="11F3A689" w16cex:dateUtc="2024-04-05T16:01:00Z"/>
  <w16cex:commentExtensible w16cex:durableId="29BE405F" w16cex:dateUtc="2024-04-08T16:07:00Z"/>
  <w16cex:commentExtensible w16cex:durableId="1C59E79C" w16cex:dateUtc="2024-04-05T20:37:00Z"/>
  <w16cex:commentExtensible w16cex:durableId="30951456" w16cex:dateUtc="2024-04-05T20:47:00Z"/>
  <w16cex:commentExtensible w16cex:durableId="295756CB" w16cex:dateUtc="2024-04-05T20:37:00Z"/>
  <w16cex:commentExtensible w16cex:durableId="50DD408E" w16cex:dateUtc="2024-04-05T20:49:00Z"/>
  <w16cex:commentExtensible w16cex:durableId="29BE4133" w16cex:dateUtc="2024-04-08T16:10:00Z"/>
  <w16cex:commentExtensible w16cex:durableId="74451005" w16cex:dateUtc="2024-04-05T20:55:00Z"/>
  <w16cex:commentExtensible w16cex:durableId="0D1D576F" w16cex:dateUtc="2024-04-05T21:02:00Z"/>
  <w16cex:commentExtensible w16cex:durableId="524513C8" w16cex:dateUtc="2024-04-05T21:06:00Z"/>
  <w16cex:commentExtensible w16cex:durableId="29B7EB1D" w16cex:dateUtc="2024-04-03T20:50:00Z"/>
  <w16cex:commentExtensible w16cex:durableId="29BE4D5E" w16cex:dateUtc="2024-04-08T17:02:00Z"/>
  <w16cex:commentExtensible w16cex:durableId="29BF8648" w16cex:dateUtc="2024-04-09T15:18:00Z"/>
  <w16cex:commentExtensible w16cex:durableId="1F143DE2" w16cex:dateUtc="2024-04-05T21:23:00Z"/>
  <w16cex:commentExtensible w16cex:durableId="29BE4C4E" w16cex:dateUtc="2024-04-08T16:58:00Z"/>
  <w16cex:commentExtensible w16cex:durableId="29BF8637" w16cex:dateUtc="2024-04-09T15:17:00Z"/>
  <w16cex:commentExtensible w16cex:durableId="29B935C0" w16cex:dateUtc="2024-04-04T20:20:00Z"/>
  <w16cex:commentExtensible w16cex:durableId="29B7F9AC" w16cex:dateUtc="2024-04-03T21:52:00Z"/>
  <w16cex:commentExtensible w16cex:durableId="158B4470" w16cex:dateUtc="2024-04-05T21: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40090B" w16cid:durableId="29B55352"/>
  <w16cid:commentId w16cid:paraId="630E7043" w16cid:durableId="29B55322"/>
  <w16cid:commentId w16cid:paraId="7AC6A495" w16cid:durableId="3F87F8C6"/>
  <w16cid:commentId w16cid:paraId="0BC5EB31" w16cid:durableId="29B92F32"/>
  <w16cid:commentId w16cid:paraId="75502066" w16cid:durableId="399FA975"/>
  <w16cid:commentId w16cid:paraId="6EEC0A99" w16cid:durableId="0AC003C7"/>
  <w16cid:commentId w16cid:paraId="5985CD96" w16cid:durableId="29B51974"/>
  <w16cid:commentId w16cid:paraId="0605C05A" w16cid:durableId="5EAA1826"/>
  <w16cid:commentId w16cid:paraId="2A6B9421" w16cid:durableId="442FC185"/>
  <w16cid:commentId w16cid:paraId="1050708E" w16cid:durableId="11F3A689"/>
  <w16cid:commentId w16cid:paraId="0FFA1456" w16cid:durableId="29BE405F"/>
  <w16cid:commentId w16cid:paraId="2CE25500" w16cid:durableId="1C59E79C"/>
  <w16cid:commentId w16cid:paraId="21A18D66" w16cid:durableId="30951456"/>
  <w16cid:commentId w16cid:paraId="29D47F2B" w16cid:durableId="295756CB"/>
  <w16cid:commentId w16cid:paraId="1683014F" w16cid:durableId="50DD408E"/>
  <w16cid:commentId w16cid:paraId="57A9FD46" w16cid:durableId="29BE4133"/>
  <w16cid:commentId w16cid:paraId="2597D01D" w16cid:durableId="74451005"/>
  <w16cid:commentId w16cid:paraId="77C82DBD" w16cid:durableId="0D1D576F"/>
  <w16cid:commentId w16cid:paraId="2992CFA3" w16cid:durableId="524513C8"/>
  <w16cid:commentId w16cid:paraId="1413C07C" w16cid:durableId="29B7EB1D"/>
  <w16cid:commentId w16cid:paraId="5F1DF98C" w16cid:durableId="29BE4D5E"/>
  <w16cid:commentId w16cid:paraId="1F234DE0" w16cid:durableId="29BF8648"/>
  <w16cid:commentId w16cid:paraId="3B83AF1D" w16cid:durableId="1F143DE2"/>
  <w16cid:commentId w16cid:paraId="69FF9E39" w16cid:durableId="29BE4C4E"/>
  <w16cid:commentId w16cid:paraId="30BC2DA8" w16cid:durableId="29BF8637"/>
  <w16cid:commentId w16cid:paraId="0693D8C3" w16cid:durableId="29B935C0"/>
  <w16cid:commentId w16cid:paraId="5FB572C1" w16cid:durableId="29B7F9AC"/>
  <w16cid:commentId w16cid:paraId="082B809C" w16cid:durableId="158B447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9B7A9E"/>
    <w:multiLevelType w:val="hybridMultilevel"/>
    <w:tmpl w:val="984288CA"/>
    <w:lvl w:ilvl="0" w:tplc="0D921E74">
      <w:start w:val="1"/>
      <w:numFmt w:val="decimal"/>
      <w:lvlText w:val="%1)"/>
      <w:lvlJc w:val="left"/>
      <w:pPr>
        <w:ind w:left="1020" w:hanging="360"/>
      </w:pPr>
    </w:lvl>
    <w:lvl w:ilvl="1" w:tplc="CDF85B04">
      <w:start w:val="1"/>
      <w:numFmt w:val="decimal"/>
      <w:lvlText w:val="%2)"/>
      <w:lvlJc w:val="left"/>
      <w:pPr>
        <w:ind w:left="1020" w:hanging="360"/>
      </w:pPr>
    </w:lvl>
    <w:lvl w:ilvl="2" w:tplc="1ACC5866">
      <w:start w:val="1"/>
      <w:numFmt w:val="decimal"/>
      <w:lvlText w:val="%3)"/>
      <w:lvlJc w:val="left"/>
      <w:pPr>
        <w:ind w:left="1020" w:hanging="360"/>
      </w:pPr>
    </w:lvl>
    <w:lvl w:ilvl="3" w:tplc="9684E854">
      <w:start w:val="1"/>
      <w:numFmt w:val="decimal"/>
      <w:lvlText w:val="%4)"/>
      <w:lvlJc w:val="left"/>
      <w:pPr>
        <w:ind w:left="1020" w:hanging="360"/>
      </w:pPr>
    </w:lvl>
    <w:lvl w:ilvl="4" w:tplc="808C0690">
      <w:start w:val="1"/>
      <w:numFmt w:val="decimal"/>
      <w:lvlText w:val="%5)"/>
      <w:lvlJc w:val="left"/>
      <w:pPr>
        <w:ind w:left="1020" w:hanging="360"/>
      </w:pPr>
    </w:lvl>
    <w:lvl w:ilvl="5" w:tplc="06CC2110">
      <w:start w:val="1"/>
      <w:numFmt w:val="decimal"/>
      <w:lvlText w:val="%6)"/>
      <w:lvlJc w:val="left"/>
      <w:pPr>
        <w:ind w:left="1020" w:hanging="360"/>
      </w:pPr>
    </w:lvl>
    <w:lvl w:ilvl="6" w:tplc="CFE05150">
      <w:start w:val="1"/>
      <w:numFmt w:val="decimal"/>
      <w:lvlText w:val="%7)"/>
      <w:lvlJc w:val="left"/>
      <w:pPr>
        <w:ind w:left="1020" w:hanging="360"/>
      </w:pPr>
    </w:lvl>
    <w:lvl w:ilvl="7" w:tplc="E6F84604">
      <w:start w:val="1"/>
      <w:numFmt w:val="decimal"/>
      <w:lvlText w:val="%8)"/>
      <w:lvlJc w:val="left"/>
      <w:pPr>
        <w:ind w:left="1020" w:hanging="360"/>
      </w:pPr>
    </w:lvl>
    <w:lvl w:ilvl="8" w:tplc="55DAF466">
      <w:start w:val="1"/>
      <w:numFmt w:val="decimal"/>
      <w:lvlText w:val="%9)"/>
      <w:lvlJc w:val="left"/>
      <w:pPr>
        <w:ind w:left="1020" w:hanging="360"/>
      </w:pPr>
    </w:lvl>
  </w:abstractNum>
  <w:abstractNum w:abstractNumId="1" w15:restartNumberingAfterBreak="0">
    <w:nsid w:val="720A325E"/>
    <w:multiLevelType w:val="hybridMultilevel"/>
    <w:tmpl w:val="E1E0DA8A"/>
    <w:lvl w:ilvl="0" w:tplc="A1A6E8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2528182">
    <w:abstractNumId w:val="1"/>
  </w:num>
  <w:num w:numId="2" w16cid:durableId="135045380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ret, Daniel - FS, OR">
    <w15:presenceInfo w15:providerId="AD" w15:userId="S::Daniel.Perret@usda.gov::d131f6c6-2017-4144-bb27-22b6482da11b"/>
  </w15:person>
  <w15:person w15:author="Bell, David - FS, OR">
    <w15:presenceInfo w15:providerId="AD" w15:userId="S::david.bell@usda.gov::cd9ade4f-4243-4bd1-8a70-f44f9b8b9b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466"/>
    <w:rsid w:val="00014643"/>
    <w:rsid w:val="00032B0D"/>
    <w:rsid w:val="00052599"/>
    <w:rsid w:val="00096485"/>
    <w:rsid w:val="000A78E3"/>
    <w:rsid w:val="000D221E"/>
    <w:rsid w:val="00145D25"/>
    <w:rsid w:val="00157D9B"/>
    <w:rsid w:val="00171876"/>
    <w:rsid w:val="00190A9A"/>
    <w:rsid w:val="001A1C79"/>
    <w:rsid w:val="001C5867"/>
    <w:rsid w:val="001E4DEF"/>
    <w:rsid w:val="001F5E17"/>
    <w:rsid w:val="002221F4"/>
    <w:rsid w:val="002600A2"/>
    <w:rsid w:val="002B7BCC"/>
    <w:rsid w:val="003065B8"/>
    <w:rsid w:val="003549F3"/>
    <w:rsid w:val="003A5D1E"/>
    <w:rsid w:val="003B6340"/>
    <w:rsid w:val="003B788D"/>
    <w:rsid w:val="004163B8"/>
    <w:rsid w:val="00434BDC"/>
    <w:rsid w:val="00436CFF"/>
    <w:rsid w:val="00442F38"/>
    <w:rsid w:val="004A2D9B"/>
    <w:rsid w:val="004A43FE"/>
    <w:rsid w:val="004E291C"/>
    <w:rsid w:val="00516D7E"/>
    <w:rsid w:val="00521050"/>
    <w:rsid w:val="00532078"/>
    <w:rsid w:val="00547CFC"/>
    <w:rsid w:val="0055003E"/>
    <w:rsid w:val="00556114"/>
    <w:rsid w:val="00566B2D"/>
    <w:rsid w:val="00580137"/>
    <w:rsid w:val="005A713D"/>
    <w:rsid w:val="005D082C"/>
    <w:rsid w:val="005E21E6"/>
    <w:rsid w:val="006049C1"/>
    <w:rsid w:val="00605862"/>
    <w:rsid w:val="006239D1"/>
    <w:rsid w:val="006364CD"/>
    <w:rsid w:val="00676C16"/>
    <w:rsid w:val="006C41D4"/>
    <w:rsid w:val="00717B10"/>
    <w:rsid w:val="0078604A"/>
    <w:rsid w:val="007C2999"/>
    <w:rsid w:val="007C4CF6"/>
    <w:rsid w:val="007C5788"/>
    <w:rsid w:val="00815CF9"/>
    <w:rsid w:val="00816712"/>
    <w:rsid w:val="008313FC"/>
    <w:rsid w:val="008977EF"/>
    <w:rsid w:val="008A3F0B"/>
    <w:rsid w:val="008D7833"/>
    <w:rsid w:val="008E7DF0"/>
    <w:rsid w:val="009062CC"/>
    <w:rsid w:val="00911C3B"/>
    <w:rsid w:val="0092425C"/>
    <w:rsid w:val="00933DCA"/>
    <w:rsid w:val="00944BF6"/>
    <w:rsid w:val="00954B7B"/>
    <w:rsid w:val="009648C1"/>
    <w:rsid w:val="00980454"/>
    <w:rsid w:val="00990DCD"/>
    <w:rsid w:val="009D6D6A"/>
    <w:rsid w:val="009F6CF1"/>
    <w:rsid w:val="00A05DF6"/>
    <w:rsid w:val="00A308A3"/>
    <w:rsid w:val="00A35498"/>
    <w:rsid w:val="00A358E4"/>
    <w:rsid w:val="00A96A09"/>
    <w:rsid w:val="00AD3E3D"/>
    <w:rsid w:val="00AE7F27"/>
    <w:rsid w:val="00AF5CC9"/>
    <w:rsid w:val="00B310F9"/>
    <w:rsid w:val="00B41B30"/>
    <w:rsid w:val="00B76669"/>
    <w:rsid w:val="00B84865"/>
    <w:rsid w:val="00BA0BD5"/>
    <w:rsid w:val="00BB6698"/>
    <w:rsid w:val="00C06475"/>
    <w:rsid w:val="00C1631B"/>
    <w:rsid w:val="00C665AA"/>
    <w:rsid w:val="00C668CC"/>
    <w:rsid w:val="00CB4498"/>
    <w:rsid w:val="00D10486"/>
    <w:rsid w:val="00D41583"/>
    <w:rsid w:val="00D506B2"/>
    <w:rsid w:val="00D57DDE"/>
    <w:rsid w:val="00D73469"/>
    <w:rsid w:val="00D87EFC"/>
    <w:rsid w:val="00DA4B07"/>
    <w:rsid w:val="00DA5C76"/>
    <w:rsid w:val="00DE00FA"/>
    <w:rsid w:val="00DF70D3"/>
    <w:rsid w:val="00E22006"/>
    <w:rsid w:val="00E22AE5"/>
    <w:rsid w:val="00E25466"/>
    <w:rsid w:val="00E63D30"/>
    <w:rsid w:val="00EA065F"/>
    <w:rsid w:val="00EA2985"/>
    <w:rsid w:val="00EA516B"/>
    <w:rsid w:val="00ED44F0"/>
    <w:rsid w:val="00EF1C08"/>
    <w:rsid w:val="00F54BA3"/>
    <w:rsid w:val="00F84220"/>
    <w:rsid w:val="00F96D2A"/>
    <w:rsid w:val="00FB4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C94F"/>
  <w15:chartTrackingRefBased/>
  <w15:docId w15:val="{3668EA4F-5AB4-40B9-9E7D-7A71365E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B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96D2A"/>
    <w:rPr>
      <w:sz w:val="16"/>
      <w:szCs w:val="16"/>
    </w:rPr>
  </w:style>
  <w:style w:type="paragraph" w:styleId="CommentText">
    <w:name w:val="annotation text"/>
    <w:basedOn w:val="Normal"/>
    <w:link w:val="CommentTextChar"/>
    <w:uiPriority w:val="99"/>
    <w:unhideWhenUsed/>
    <w:rsid w:val="00F96D2A"/>
    <w:pPr>
      <w:spacing w:line="240" w:lineRule="auto"/>
    </w:pPr>
    <w:rPr>
      <w:sz w:val="20"/>
      <w:szCs w:val="20"/>
    </w:rPr>
  </w:style>
  <w:style w:type="character" w:customStyle="1" w:styleId="CommentTextChar">
    <w:name w:val="Comment Text Char"/>
    <w:basedOn w:val="DefaultParagraphFont"/>
    <w:link w:val="CommentText"/>
    <w:uiPriority w:val="99"/>
    <w:rsid w:val="00F96D2A"/>
    <w:rPr>
      <w:sz w:val="20"/>
      <w:szCs w:val="20"/>
    </w:rPr>
  </w:style>
  <w:style w:type="paragraph" w:styleId="CommentSubject">
    <w:name w:val="annotation subject"/>
    <w:basedOn w:val="CommentText"/>
    <w:next w:val="CommentText"/>
    <w:link w:val="CommentSubjectChar"/>
    <w:uiPriority w:val="99"/>
    <w:semiHidden/>
    <w:unhideWhenUsed/>
    <w:rsid w:val="00F96D2A"/>
    <w:rPr>
      <w:b/>
      <w:bCs/>
    </w:rPr>
  </w:style>
  <w:style w:type="character" w:customStyle="1" w:styleId="CommentSubjectChar">
    <w:name w:val="Comment Subject Char"/>
    <w:basedOn w:val="CommentTextChar"/>
    <w:link w:val="CommentSubject"/>
    <w:uiPriority w:val="99"/>
    <w:semiHidden/>
    <w:rsid w:val="00F96D2A"/>
    <w:rPr>
      <w:b/>
      <w:bCs/>
      <w:sz w:val="20"/>
      <w:szCs w:val="20"/>
    </w:rPr>
  </w:style>
  <w:style w:type="paragraph" w:styleId="NormalWeb">
    <w:name w:val="Normal (Web)"/>
    <w:basedOn w:val="Normal"/>
    <w:uiPriority w:val="99"/>
    <w:semiHidden/>
    <w:unhideWhenUsed/>
    <w:rsid w:val="003B634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B416C"/>
    <w:rPr>
      <w:color w:val="808080"/>
    </w:rPr>
  </w:style>
  <w:style w:type="character" w:styleId="LineNumber">
    <w:name w:val="line number"/>
    <w:basedOn w:val="DefaultParagraphFont"/>
    <w:uiPriority w:val="99"/>
    <w:semiHidden/>
    <w:unhideWhenUsed/>
    <w:rsid w:val="001E4DEF"/>
  </w:style>
  <w:style w:type="paragraph" w:styleId="ListParagraph">
    <w:name w:val="List Paragraph"/>
    <w:basedOn w:val="Normal"/>
    <w:uiPriority w:val="34"/>
    <w:qFormat/>
    <w:rsid w:val="002B7BCC"/>
    <w:pPr>
      <w:ind w:left="720"/>
      <w:contextualSpacing/>
    </w:pPr>
  </w:style>
  <w:style w:type="paragraph" w:styleId="Revision">
    <w:name w:val="Revision"/>
    <w:hidden/>
    <w:uiPriority w:val="99"/>
    <w:semiHidden/>
    <w:rsid w:val="008313F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22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0BCA1-D997-4544-8D25-FADE76D8A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7246</TotalTime>
  <Pages>20</Pages>
  <Words>4382</Words>
  <Characters>24979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Perret, Daniel - FS, CORVALLIS, OR</dc:creator>
  <cp:keywords/>
  <dc:description/>
  <cp:lastModifiedBy>Perret, Daniel - FS, OR</cp:lastModifiedBy>
  <cp:revision>9</cp:revision>
  <dcterms:created xsi:type="dcterms:W3CDTF">2024-04-05T14:12:00Z</dcterms:created>
  <dcterms:modified xsi:type="dcterms:W3CDTF">2024-04-10T18:47:00Z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http://www.zotero.org/styles/forest-ecology-and-management</vt:lpwstr>
  </property>
  <property fmtid="{D5CDD505-2E9C-101B-9397-08002B2CF9AE}" pid="13" name="Mendeley Recent Style Name 5_1">
    <vt:lpwstr>Forest Ecology and Management</vt:lpwstr>
  </property>
  <property fmtid="{D5CDD505-2E9C-101B-9397-08002B2CF9AE}" pid="14" name="Mendeley Recent Style Id 6_1">
    <vt:lpwstr>http://www.zotero.org/styles/global-change-biology</vt:lpwstr>
  </property>
  <property fmtid="{D5CDD505-2E9C-101B-9397-08002B2CF9AE}" pid="15" name="Mendeley Recent Style Name 6_1">
    <vt:lpwstr>Global Change Biology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Citation Style_1">
    <vt:lpwstr>http://www.zotero.org/styles/global-change-biology</vt:lpwstr>
  </property>
  <property fmtid="{D5CDD505-2E9C-101B-9397-08002B2CF9AE}" pid="24" name="Mendeley Unique User Id_1">
    <vt:lpwstr>242a7dd5-0b31-3d46-bcab-1bffd55d3789</vt:lpwstr>
  </property>
</Properties>
</file>