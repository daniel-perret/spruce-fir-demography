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0CA9" w14:textId="33D97142" w:rsidR="001E4DEF" w:rsidRDefault="001E4DEF" w:rsidP="001E4DEF">
      <w:pPr>
        <w:rPr>
          <w:rFonts w:ascii="Times New Roman" w:hAnsi="Times New Roman" w:cs="Times New Roman"/>
          <w:b/>
          <w:bCs/>
          <w:sz w:val="24"/>
          <w:szCs w:val="24"/>
        </w:rPr>
      </w:pPr>
      <w:commentRangeStart w:id="0"/>
      <w:r>
        <w:rPr>
          <w:rFonts w:ascii="Times New Roman" w:hAnsi="Times New Roman" w:cs="Times New Roman"/>
          <w:b/>
          <w:bCs/>
          <w:sz w:val="24"/>
          <w:szCs w:val="24"/>
        </w:rPr>
        <w:t xml:space="preserve">Demographic mechanisms of species’ coexistence in subalpine forests are </w:t>
      </w:r>
      <w:r w:rsidR="00F54BA3">
        <w:rPr>
          <w:rFonts w:ascii="Times New Roman" w:hAnsi="Times New Roman" w:cs="Times New Roman"/>
          <w:b/>
          <w:bCs/>
          <w:sz w:val="24"/>
          <w:szCs w:val="24"/>
        </w:rPr>
        <w:t>vulnerable to changing climate and disturbance</w:t>
      </w:r>
      <w:commentRangeEnd w:id="0"/>
      <w:r w:rsidR="00F54BA3">
        <w:rPr>
          <w:rStyle w:val="CommentReference"/>
        </w:rPr>
        <w:commentReference w:id="0"/>
      </w:r>
    </w:p>
    <w:p w14:paraId="5701928D" w14:textId="3869BB8E" w:rsidR="00F54BA3" w:rsidRPr="00F54BA3" w:rsidRDefault="00F54BA3" w:rsidP="001E4DEF">
      <w:pPr>
        <w:rPr>
          <w:rFonts w:ascii="Times New Roman" w:hAnsi="Times New Roman" w:cs="Times New Roman"/>
          <w:i/>
          <w:iCs/>
          <w:sz w:val="24"/>
          <w:szCs w:val="24"/>
        </w:rPr>
      </w:pPr>
      <w:r>
        <w:rPr>
          <w:rFonts w:ascii="Times New Roman" w:hAnsi="Times New Roman" w:cs="Times New Roman"/>
          <w:i/>
          <w:iCs/>
          <w:sz w:val="24"/>
          <w:szCs w:val="24"/>
        </w:rPr>
        <w:t>Target journals: Global Change Biology? Ecology Letters (long shot)?</w:t>
      </w:r>
    </w:p>
    <w:p w14:paraId="256CC103" w14:textId="3F2A0432" w:rsidR="001E4DEF" w:rsidRPr="00F54BA3" w:rsidRDefault="00F54BA3" w:rsidP="001E4DEF">
      <w:pPr>
        <w:rPr>
          <w:rFonts w:ascii="Times New Roman" w:hAnsi="Times New Roman" w:cs="Times New Roman"/>
          <w:sz w:val="24"/>
          <w:szCs w:val="24"/>
        </w:rPr>
      </w:pPr>
      <w:commentRangeStart w:id="1"/>
      <w:commentRangeStart w:id="2"/>
      <w:r>
        <w:rPr>
          <w:rFonts w:ascii="Times New Roman" w:hAnsi="Times New Roman" w:cs="Times New Roman"/>
          <w:sz w:val="24"/>
          <w:szCs w:val="24"/>
        </w:rPr>
        <w:t>Daniel L. Perret, David M. Bell, Harold H. J. Zald</w:t>
      </w:r>
      <w:commentRangeEnd w:id="1"/>
      <w:r>
        <w:rPr>
          <w:rStyle w:val="CommentReference"/>
        </w:rPr>
        <w:commentReference w:id="1"/>
      </w:r>
      <w:commentRangeEnd w:id="2"/>
      <w:r w:rsidR="00DE00FA">
        <w:rPr>
          <w:rStyle w:val="CommentReference"/>
        </w:rPr>
        <w:commentReference w:id="2"/>
      </w:r>
    </w:p>
    <w:p w14:paraId="0F1D3B76" w14:textId="77777777" w:rsidR="001E4DEF" w:rsidRDefault="001E4DEF" w:rsidP="001E4DEF">
      <w:pPr>
        <w:rPr>
          <w:rFonts w:ascii="Times New Roman" w:hAnsi="Times New Roman" w:cs="Times New Roman"/>
          <w:b/>
          <w:bCs/>
          <w:sz w:val="24"/>
          <w:szCs w:val="24"/>
        </w:rPr>
      </w:pPr>
    </w:p>
    <w:p w14:paraId="0B3EEE45" w14:textId="77777777" w:rsidR="001E4DEF" w:rsidRDefault="001E4DEF" w:rsidP="001E4DEF">
      <w:pPr>
        <w:rPr>
          <w:rFonts w:ascii="Times New Roman" w:hAnsi="Times New Roman" w:cs="Times New Roman"/>
          <w:b/>
          <w:bCs/>
          <w:sz w:val="24"/>
          <w:szCs w:val="24"/>
        </w:rPr>
      </w:pPr>
    </w:p>
    <w:p w14:paraId="59B50CE2" w14:textId="665CA550" w:rsidR="00EA2985" w:rsidRPr="00EA2985" w:rsidRDefault="00EA2985" w:rsidP="001E4DEF">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1E139D3D" w14:textId="579BB8B6"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Global change is reshuffling species assemblies globally, and predicting what that looks like is very difficult. Predicting community assembly is a longstanding problem in ecology, exacerbated by rapidly shifting environmental/disturbance conditions.</w:t>
      </w:r>
    </w:p>
    <w:p w14:paraId="342DC7D4" w14:textId="7C31C85B"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Coexistence theory may help in this respect; explicitly considering how environmental requirements intersect with competition and </w:t>
      </w:r>
      <w:proofErr w:type="gramStart"/>
      <w:r>
        <w:rPr>
          <w:rFonts w:ascii="Times New Roman" w:hAnsi="Times New Roman" w:cs="Times New Roman"/>
          <w:sz w:val="24"/>
          <w:szCs w:val="24"/>
        </w:rPr>
        <w:t>demography</w:t>
      </w:r>
      <w:proofErr w:type="gramEnd"/>
    </w:p>
    <w:p w14:paraId="6543A92F" w14:textId="5995E6E0"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example, subalpine fir-spruce codominance in mountains of WNA maintained by very specific balance of demographic rates; those are a product of species-specific responses to environment and disturbance regimes.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w:t>
      </w:r>
    </w:p>
    <w:p w14:paraId="398E4541" w14:textId="77777777" w:rsidR="00145D25" w:rsidRDefault="00A96A09" w:rsidP="001E4DEF">
      <w:pPr>
        <w:spacing w:line="360" w:lineRule="auto"/>
        <w:ind w:firstLine="720"/>
        <w:rPr>
          <w:rFonts w:ascii="Times New Roman" w:hAnsi="Times New Roman" w:cs="Times New Roman"/>
          <w:sz w:val="24"/>
          <w:szCs w:val="24"/>
        </w:rPr>
      </w:pPr>
      <w:commentRangeStart w:id="3"/>
      <w:commentRangeStart w:id="4"/>
      <w:r>
        <w:rPr>
          <w:rFonts w:ascii="Times New Roman" w:hAnsi="Times New Roman" w:cs="Times New Roman"/>
          <w:sz w:val="24"/>
          <w:szCs w:val="24"/>
        </w:rPr>
        <w:t xml:space="preserve">Evidence from past glacial-interglacial cycles suggests that no-analog communities formed when climates were different/differently distributed than they are now; we also know that this spruce-fir association looked very different. </w:t>
      </w:r>
      <w:r w:rsidR="00145D25">
        <w:rPr>
          <w:rFonts w:ascii="Times New Roman" w:hAnsi="Times New Roman" w:cs="Times New Roman"/>
          <w:sz w:val="24"/>
          <w:szCs w:val="24"/>
        </w:rPr>
        <w:t>Highlight a couple examples.</w:t>
      </w:r>
      <w:r w:rsidR="00145D25" w:rsidRPr="00A96A09">
        <w:rPr>
          <w:rFonts w:ascii="Times New Roman" w:hAnsi="Times New Roman" w:cs="Times New Roman"/>
          <w:sz w:val="24"/>
          <w:szCs w:val="24"/>
        </w:rPr>
        <w:t xml:space="preserve"> </w:t>
      </w:r>
      <w:r w:rsidR="00145D25" w:rsidRPr="00EA2985">
        <w:rPr>
          <w:rFonts w:ascii="Times New Roman" w:hAnsi="Times New Roman" w:cs="Times New Roman"/>
          <w:sz w:val="24"/>
          <w:szCs w:val="24"/>
        </w:rPr>
        <w:t>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commentRangeEnd w:id="3"/>
      <w:r w:rsidR="007C5788">
        <w:rPr>
          <w:rStyle w:val="CommentReference"/>
        </w:rPr>
        <w:commentReference w:id="3"/>
      </w:r>
      <w:commentRangeEnd w:id="4"/>
      <w:r w:rsidR="00717B10">
        <w:rPr>
          <w:rStyle w:val="CommentReference"/>
        </w:rPr>
        <w:commentReference w:id="4"/>
      </w:r>
    </w:p>
    <w:p w14:paraId="2C553A39" w14:textId="7D7708F2"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Could current and future global change produce conditions under which current species associations are no longer viable? </w:t>
      </w:r>
      <w:r w:rsidR="00145D25" w:rsidRPr="00EA2985">
        <w:rPr>
          <w:rFonts w:ascii="Times New Roman" w:hAnsi="Times New Roman" w:cs="Times New Roman"/>
          <w:sz w:val="24"/>
          <w:szCs w:val="24"/>
        </w:rPr>
        <w:t>Changing climate and disturbance regimes may “break” these demographic pathways that maintain spruce-fir forest systems, insofar as species have different responses to climate, fire, and host-specific biological disturbance agents.</w:t>
      </w:r>
    </w:p>
    <w:p w14:paraId="4EE6F9A3" w14:textId="7571B6B9"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Evidence from prior ABLA paper suggesting that trajectories of subalpine forests </w:t>
      </w:r>
      <w:proofErr w:type="gramStart"/>
      <w:r>
        <w:rPr>
          <w:rFonts w:ascii="Times New Roman" w:hAnsi="Times New Roman" w:cs="Times New Roman"/>
          <w:sz w:val="24"/>
          <w:szCs w:val="24"/>
        </w:rPr>
        <w:t>depends</w:t>
      </w:r>
      <w:proofErr w:type="gramEnd"/>
      <w:r>
        <w:rPr>
          <w:rFonts w:ascii="Times New Roman" w:hAnsi="Times New Roman" w:cs="Times New Roman"/>
          <w:sz w:val="24"/>
          <w:szCs w:val="24"/>
        </w:rPr>
        <w:t xml:space="preserve"> on interspecific variation in climate </w:t>
      </w:r>
      <w:del w:id="5" w:author="Bell, David - FS, OR" w:date="2024-04-05T07:23:00Z">
        <w:r w:rsidDel="008313FC">
          <w:rPr>
            <w:rFonts w:ascii="Times New Roman" w:hAnsi="Times New Roman" w:cs="Times New Roman"/>
            <w:sz w:val="24"/>
            <w:szCs w:val="24"/>
          </w:rPr>
          <w:delText>resposnes</w:delText>
        </w:r>
      </w:del>
      <w:ins w:id="6" w:author="Bell, David - FS, OR" w:date="2024-04-05T07:23:00Z">
        <w:r w:rsidR="008313FC">
          <w:rPr>
            <w:rFonts w:ascii="Times New Roman" w:hAnsi="Times New Roman" w:cs="Times New Roman"/>
            <w:sz w:val="24"/>
            <w:szCs w:val="24"/>
          </w:rPr>
          <w:t>responses</w:t>
        </w:r>
      </w:ins>
      <w:r>
        <w:rPr>
          <w:rFonts w:ascii="Times New Roman" w:hAnsi="Times New Roman" w:cs="Times New Roman"/>
          <w:sz w:val="24"/>
          <w:szCs w:val="24"/>
        </w:rPr>
        <w:t xml:space="preserve"> responses.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003B788D">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2023)","previouslyFormattedCitation":"(Perret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xml:space="preserve">. This was supported in part by differences we found in the importance of major sources of mortality between regions where subalpine fir was in decline compared to other co-occurring species. </w:t>
      </w:r>
    </w:p>
    <w:p w14:paraId="1DA677F9" w14:textId="6ED475EC" w:rsidR="00A96A09" w:rsidRDefault="00A96A09"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leverage </w:t>
      </w:r>
      <w:ins w:id="7" w:author="Bell, David - FS, OR" w:date="2024-04-05T08:12:00Z">
        <w:r w:rsidR="007C2999">
          <w:rPr>
            <w:rFonts w:ascii="Times New Roman" w:hAnsi="Times New Roman" w:cs="Times New Roman"/>
            <w:sz w:val="24"/>
            <w:szCs w:val="24"/>
          </w:rPr>
          <w:t>USDA Forest Inventory and Analysis (</w:t>
        </w:r>
      </w:ins>
      <w:r>
        <w:rPr>
          <w:rFonts w:ascii="Times New Roman" w:hAnsi="Times New Roman" w:cs="Times New Roman"/>
          <w:sz w:val="24"/>
          <w:szCs w:val="24"/>
        </w:rPr>
        <w:t>FIA</w:t>
      </w:r>
      <w:ins w:id="8" w:author="Bell, David - FS, OR" w:date="2024-04-05T08:12:00Z">
        <w:r w:rsidR="007C2999">
          <w:rPr>
            <w:rFonts w:ascii="Times New Roman" w:hAnsi="Times New Roman" w:cs="Times New Roman"/>
            <w:sz w:val="24"/>
            <w:szCs w:val="24"/>
          </w:rPr>
          <w:t>)</w:t>
        </w:r>
      </w:ins>
      <w:r>
        <w:rPr>
          <w:rFonts w:ascii="Times New Roman" w:hAnsi="Times New Roman" w:cs="Times New Roman"/>
          <w:sz w:val="24"/>
          <w:szCs w:val="24"/>
        </w:rPr>
        <w:t xml:space="preserve"> data to investigate whether demographic mechanisms of coexistence for subalpine fir</w:t>
      </w:r>
      <w:ins w:id="9" w:author="Bell, David - FS, OR" w:date="2024-04-05T08:11:00Z">
        <w:r w:rsidR="007C2999">
          <w:rPr>
            <w:rFonts w:ascii="Times New Roman" w:hAnsi="Times New Roman" w:cs="Times New Roman"/>
            <w:sz w:val="24"/>
            <w:szCs w:val="24"/>
          </w:rPr>
          <w:t xml:space="preserve"> (</w:t>
        </w:r>
        <w:r w:rsidR="007C2999">
          <w:rPr>
            <w:rFonts w:ascii="Times New Roman" w:hAnsi="Times New Roman" w:cs="Times New Roman"/>
            <w:i/>
            <w:iCs/>
            <w:sz w:val="24"/>
            <w:szCs w:val="24"/>
          </w:rPr>
          <w:t xml:space="preserve">Abies </w:t>
        </w:r>
        <w:proofErr w:type="spellStart"/>
        <w:r w:rsidR="007C2999">
          <w:rPr>
            <w:rFonts w:ascii="Times New Roman" w:hAnsi="Times New Roman" w:cs="Times New Roman"/>
            <w:i/>
            <w:iCs/>
            <w:sz w:val="24"/>
            <w:szCs w:val="24"/>
          </w:rPr>
          <w:t>lasciocarpa</w:t>
        </w:r>
        <w:proofErr w:type="spellEnd"/>
        <w:r w:rsidR="007C2999">
          <w:rPr>
            <w:rFonts w:ascii="Times New Roman" w:hAnsi="Times New Roman" w:cs="Times New Roman"/>
            <w:sz w:val="24"/>
            <w:szCs w:val="24"/>
          </w:rPr>
          <w:t>)</w:t>
        </w:r>
      </w:ins>
      <w:r>
        <w:rPr>
          <w:rFonts w:ascii="Times New Roman" w:hAnsi="Times New Roman" w:cs="Times New Roman"/>
          <w:sz w:val="24"/>
          <w:szCs w:val="24"/>
        </w:rPr>
        <w:t xml:space="preserve"> and Engelmann spruce</w:t>
      </w:r>
      <w:ins w:id="10" w:author="Bell, David - FS, OR" w:date="2024-04-05T08:11:00Z">
        <w:r w:rsidR="007C2999">
          <w:rPr>
            <w:rFonts w:ascii="Times New Roman" w:hAnsi="Times New Roman" w:cs="Times New Roman"/>
            <w:sz w:val="24"/>
            <w:szCs w:val="24"/>
          </w:rPr>
          <w:t xml:space="preserve"> (</w:t>
        </w:r>
        <w:r w:rsidR="007C2999">
          <w:rPr>
            <w:rFonts w:ascii="Times New Roman" w:hAnsi="Times New Roman" w:cs="Times New Roman"/>
            <w:i/>
            <w:iCs/>
            <w:sz w:val="24"/>
            <w:szCs w:val="24"/>
          </w:rPr>
          <w:t xml:space="preserve">Picea </w:t>
        </w:r>
        <w:proofErr w:type="spellStart"/>
        <w:r w:rsidR="007C2999">
          <w:rPr>
            <w:rFonts w:ascii="Times New Roman" w:hAnsi="Times New Roman" w:cs="Times New Roman"/>
            <w:i/>
            <w:iCs/>
            <w:sz w:val="24"/>
            <w:szCs w:val="24"/>
          </w:rPr>
          <w:t>engelmannii</w:t>
        </w:r>
        <w:proofErr w:type="spellEnd"/>
        <w:r w:rsidR="007C2999">
          <w:rPr>
            <w:rFonts w:ascii="Times New Roman" w:hAnsi="Times New Roman" w:cs="Times New Roman"/>
            <w:sz w:val="24"/>
            <w:szCs w:val="24"/>
          </w:rPr>
          <w:t>)</w:t>
        </w:r>
      </w:ins>
      <w:r>
        <w:rPr>
          <w:rFonts w:ascii="Times New Roman" w:hAnsi="Times New Roman" w:cs="Times New Roman"/>
          <w:sz w:val="24"/>
          <w:szCs w:val="24"/>
        </w:rPr>
        <w:t xml:space="preserve"> across the two species’ joint distribution in western NA are vulnerable to changing climates and disturbances. We do this by first estimating population trends between 2000-2009 and 2010-2019 for both species where they </w:t>
      </w:r>
      <w:proofErr w:type="gramStart"/>
      <w:r>
        <w:rPr>
          <w:rFonts w:ascii="Times New Roman" w:hAnsi="Times New Roman" w:cs="Times New Roman"/>
          <w:sz w:val="24"/>
          <w:szCs w:val="24"/>
        </w:rPr>
        <w:t>co-occur, and</w:t>
      </w:r>
      <w:proofErr w:type="gramEnd"/>
      <w:r>
        <w:rPr>
          <w:rFonts w:ascii="Times New Roman" w:hAnsi="Times New Roman" w:cs="Times New Roman"/>
          <w:sz w:val="24"/>
          <w:szCs w:val="24"/>
        </w:rPr>
        <w:t xml:space="preserve"> using a new </w:t>
      </w:r>
      <w:commentRangeStart w:id="11"/>
      <w:r>
        <w:rPr>
          <w:rFonts w:ascii="Times New Roman" w:hAnsi="Times New Roman" w:cs="Times New Roman"/>
          <w:sz w:val="24"/>
          <w:szCs w:val="24"/>
        </w:rPr>
        <w:t xml:space="preserve">conceptual framework </w:t>
      </w:r>
      <w:commentRangeEnd w:id="11"/>
      <w:r w:rsidR="00816712">
        <w:rPr>
          <w:rStyle w:val="CommentReference"/>
        </w:rPr>
        <w:commentReference w:id="11"/>
      </w:r>
      <w:r>
        <w:rPr>
          <w:rFonts w:ascii="Times New Roman" w:hAnsi="Times New Roman" w:cs="Times New Roman"/>
          <w:sz w:val="24"/>
          <w:szCs w:val="24"/>
        </w:rPr>
        <w:t xml:space="preserve">to categorize these trajectories. We then build a series of hierarchical Bayesian demographic models that estimate the effect of climate types, climate anomalies, and disturbance on individual mortality, regeneration, and recruitment. We use these models to assess whether projected future change scenarios make future coexistence more/less likely. </w:t>
      </w:r>
    </w:p>
    <w:p w14:paraId="5C5BF59F" w14:textId="77777777" w:rsidR="005E21E6" w:rsidRDefault="005E21E6" w:rsidP="001E4DEF">
      <w:pPr>
        <w:spacing w:line="360" w:lineRule="auto"/>
        <w:rPr>
          <w:rFonts w:ascii="Times New Roman" w:hAnsi="Times New Roman" w:cs="Times New Roman"/>
          <w:sz w:val="24"/>
          <w:szCs w:val="24"/>
        </w:rPr>
      </w:pPr>
    </w:p>
    <w:p w14:paraId="5E263241" w14:textId="1AF24C0B" w:rsidR="009F6CF1" w:rsidRPr="00EA2985" w:rsidRDefault="00E25466" w:rsidP="001E4DEF">
      <w:pPr>
        <w:spacing w:line="360" w:lineRule="auto"/>
        <w:rPr>
          <w:rFonts w:ascii="Times New Roman" w:hAnsi="Times New Roman" w:cs="Times New Roman"/>
          <w:sz w:val="24"/>
          <w:szCs w:val="24"/>
        </w:rPr>
      </w:pPr>
      <w:r w:rsidRPr="00EA2985">
        <w:rPr>
          <w:rFonts w:ascii="Times New Roman" w:hAnsi="Times New Roman" w:cs="Times New Roman"/>
          <w:b/>
          <w:bCs/>
          <w:sz w:val="24"/>
          <w:szCs w:val="24"/>
        </w:rPr>
        <w:t>Methods</w:t>
      </w:r>
    </w:p>
    <w:p w14:paraId="59697F0A" w14:textId="21B7C7FA" w:rsidR="00E25466" w:rsidRPr="00434BDC" w:rsidRDefault="00E25466" w:rsidP="001E4DEF">
      <w:pPr>
        <w:spacing w:line="360" w:lineRule="auto"/>
        <w:rPr>
          <w:rFonts w:ascii="Times New Roman" w:hAnsi="Times New Roman" w:cs="Times New Roman"/>
          <w:sz w:val="24"/>
          <w:szCs w:val="24"/>
          <w:u w:val="single"/>
        </w:rPr>
      </w:pPr>
      <w:r w:rsidRPr="00434BDC">
        <w:rPr>
          <w:rFonts w:ascii="Times New Roman" w:hAnsi="Times New Roman" w:cs="Times New Roman"/>
          <w:sz w:val="24"/>
          <w:szCs w:val="24"/>
          <w:u w:val="single"/>
        </w:rPr>
        <w:t>Forest inventory data</w:t>
      </w:r>
    </w:p>
    <w:p w14:paraId="18A632C8" w14:textId="4C47AA9F" w:rsidR="001C5867" w:rsidRDefault="001C5867"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w:t>
      </w:r>
      <w:del w:id="12" w:author="Bell, David - FS, OR" w:date="2024-04-05T08:13:00Z">
        <w:r w:rsidDel="007C2999">
          <w:rPr>
            <w:rFonts w:ascii="Times New Roman" w:hAnsi="Times New Roman" w:cs="Times New Roman"/>
            <w:sz w:val="24"/>
            <w:szCs w:val="24"/>
          </w:rPr>
          <w:delText>US Forest Service Forest Inventory and Analysis (FIA)</w:delText>
        </w:r>
      </w:del>
      <w:ins w:id="13" w:author="Bell, David - FS, OR" w:date="2024-04-05T08:13:00Z">
        <w:r w:rsidR="007C2999">
          <w:rPr>
            <w:rFonts w:ascii="Times New Roman" w:hAnsi="Times New Roman" w:cs="Times New Roman"/>
            <w:sz w:val="24"/>
            <w:szCs w:val="24"/>
          </w:rPr>
          <w:t>FIA</w:t>
        </w:r>
      </w:ins>
      <w:r>
        <w:rPr>
          <w:rFonts w:ascii="Times New Roman" w:hAnsi="Times New Roman" w:cs="Times New Roman"/>
          <w:sz w:val="24"/>
          <w:szCs w:val="24"/>
        </w:rPr>
        <w:t xml:space="preserve"> database provides </w:t>
      </w:r>
      <w:proofErr w:type="gramStart"/>
      <w:r>
        <w:rPr>
          <w:rFonts w:ascii="Times New Roman" w:hAnsi="Times New Roman" w:cs="Times New Roman"/>
          <w:sz w:val="24"/>
          <w:szCs w:val="24"/>
        </w:rPr>
        <w:t>nationally-consistent</w:t>
      </w:r>
      <w:proofErr w:type="gramEnd"/>
      <w:ins w:id="14" w:author="Bell, David - FS, OR" w:date="2024-04-05T08:14:00Z">
        <w:r w:rsidR="007C2999">
          <w:rPr>
            <w:rFonts w:ascii="Times New Roman" w:hAnsi="Times New Roman" w:cs="Times New Roman"/>
            <w:sz w:val="24"/>
            <w:szCs w:val="24"/>
          </w:rPr>
          <w:t>,</w:t>
        </w:r>
      </w:ins>
      <w:del w:id="15" w:author="Bell, David - FS, OR" w:date="2024-04-05T08:14:00Z">
        <w:r w:rsidDel="007C2999">
          <w:rPr>
            <w:rFonts w:ascii="Times New Roman" w:hAnsi="Times New Roman" w:cs="Times New Roman"/>
            <w:sz w:val="24"/>
            <w:szCs w:val="24"/>
          </w:rPr>
          <w:delText xml:space="preserve"> and</w:delText>
        </w:r>
      </w:del>
      <w:r>
        <w:rPr>
          <w:rFonts w:ascii="Times New Roman" w:hAnsi="Times New Roman" w:cs="Times New Roman"/>
          <w:sz w:val="24"/>
          <w:szCs w:val="24"/>
        </w:rPr>
        <w:t xml:space="preserve"> randomized </w:t>
      </w:r>
      <w:ins w:id="16" w:author="Bell, David - FS, OR" w:date="2024-04-05T08:14:00Z">
        <w:r w:rsidR="007C2999">
          <w:rPr>
            <w:rFonts w:ascii="Times New Roman" w:hAnsi="Times New Roman" w:cs="Times New Roman"/>
            <w:sz w:val="24"/>
            <w:szCs w:val="24"/>
          </w:rPr>
          <w:t xml:space="preserve">sample of </w:t>
        </w:r>
      </w:ins>
      <w:r>
        <w:rPr>
          <w:rFonts w:ascii="Times New Roman" w:hAnsi="Times New Roman" w:cs="Times New Roman"/>
          <w:sz w:val="24"/>
          <w:szCs w:val="24"/>
        </w:rPr>
        <w:t xml:space="preserve">forest </w:t>
      </w:r>
      <w:del w:id="17" w:author="Bell, David - FS, OR" w:date="2024-04-05T08:14:00Z">
        <w:r w:rsidDel="007C2999">
          <w:rPr>
            <w:rFonts w:ascii="Times New Roman" w:hAnsi="Times New Roman" w:cs="Times New Roman"/>
            <w:sz w:val="24"/>
            <w:szCs w:val="24"/>
          </w:rPr>
          <w:delText xml:space="preserve">plot </w:delText>
        </w:r>
      </w:del>
      <w:r>
        <w:rPr>
          <w:rFonts w:ascii="Times New Roman" w:hAnsi="Times New Roman" w:cs="Times New Roman"/>
          <w:sz w:val="24"/>
          <w:szCs w:val="24"/>
        </w:rPr>
        <w:t xml:space="preserve">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w:t>
      </w:r>
      <w:r>
        <w:rPr>
          <w:rFonts w:ascii="Times New Roman" w:hAnsi="Times New Roman" w:cs="Times New Roman"/>
          <w:sz w:val="24"/>
          <w:szCs w:val="24"/>
        </w:rPr>
        <w:lastRenderedPageBreak/>
        <w:t xml:space="preserve">inventoried, microplots on which seedlings (&lt;2.54 cm DBH and &gt;15.24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48BBBF9A" w:rsidR="001C5867" w:rsidRDefault="006364CD"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queried the FIA database for plots that had been remeasured during the 2010-2019 inventory </w:t>
      </w:r>
      <w:proofErr w:type="gramStart"/>
      <w:r>
        <w:rPr>
          <w:rFonts w:ascii="Times New Roman" w:hAnsi="Times New Roman" w:cs="Times New Roman"/>
          <w:sz w:val="24"/>
          <w:szCs w:val="24"/>
        </w:rPr>
        <w:t>period, and</w:t>
      </w:r>
      <w:proofErr w:type="gramEnd"/>
      <w:r>
        <w:rPr>
          <w:rFonts w:ascii="Times New Roman" w:hAnsi="Times New Roman" w:cs="Times New Roman"/>
          <w:sz w:val="24"/>
          <w:szCs w:val="24"/>
        </w:rPr>
        <w:t xml:space="preserve">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w:t>
      </w:r>
      <w:ins w:id="18" w:author="Bell, David - FS, OR" w:date="2024-04-05T08:18:00Z">
        <w:r w:rsidR="007C2999">
          <w:rPr>
            <w:rFonts w:ascii="Times New Roman" w:hAnsi="Times New Roman" w:cs="Times New Roman"/>
            <w:sz w:val="24"/>
            <w:szCs w:val="24"/>
          </w:rPr>
          <w:t xml:space="preserve">live or dead </w:t>
        </w:r>
      </w:ins>
      <w:r w:rsidR="00442F38">
        <w:rPr>
          <w:rFonts w:ascii="Times New Roman" w:hAnsi="Times New Roman" w:cs="Times New Roman"/>
          <w:sz w:val="24"/>
          <w:szCs w:val="24"/>
        </w:rPr>
        <w:t>individual of both species with a DBH &gt; 2.54 cm.</w:t>
      </w:r>
      <w:r>
        <w:rPr>
          <w:rFonts w:ascii="Times New Roman" w:hAnsi="Times New Roman" w:cs="Times New Roman"/>
          <w:sz w:val="24"/>
          <w:szCs w:val="24"/>
        </w:rPr>
        <w:t xml:space="preserve"> We intentionally retained plots that only contained dead individuals of either or both species,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w:t>
      </w:r>
      <w:r w:rsidR="009D6D6A">
        <w:rPr>
          <w:rFonts w:ascii="Times New Roman" w:hAnsi="Times New Roman" w:cs="Times New Roman"/>
          <w:sz w:val="24"/>
          <w:szCs w:val="24"/>
        </w:rPr>
        <w:t>,</w:t>
      </w:r>
      <w:r w:rsidR="00442F38">
        <w:rPr>
          <w:rFonts w:ascii="Times New Roman" w:hAnsi="Times New Roman" w:cs="Times New Roman"/>
          <w:sz w:val="24"/>
          <w:szCs w:val="24"/>
        </w:rPr>
        <w:t>9</w:t>
      </w:r>
      <w:r w:rsidR="009D6D6A">
        <w:rPr>
          <w:rFonts w:ascii="Times New Roman" w:hAnsi="Times New Roman" w:cs="Times New Roman"/>
          <w:sz w:val="24"/>
          <w:szCs w:val="24"/>
        </w:rPr>
        <w:t>7</w:t>
      </w:r>
      <w:r w:rsidR="00442F38">
        <w:rPr>
          <w:rFonts w:ascii="Times New Roman" w:hAnsi="Times New Roman" w:cs="Times New Roman"/>
          <w:sz w:val="24"/>
          <w:szCs w:val="24"/>
        </w:rPr>
        <w:t xml:space="preserve">2 plots with two measurements between the 2000-2009 and 2010-2019 inventory periods, containing </w:t>
      </w:r>
      <w:r w:rsidR="009D6D6A">
        <w:rPr>
          <w:rFonts w:ascii="Times New Roman" w:hAnsi="Times New Roman" w:cs="Times New Roman"/>
          <w:sz w:val="24"/>
          <w:szCs w:val="24"/>
        </w:rPr>
        <w:t>34,989 subalpine fir individuals and 27,944 Engelmann spruce individuals.</w:t>
      </w:r>
    </w:p>
    <w:p w14:paraId="0353FFEE" w14:textId="77777777" w:rsidR="00442F38" w:rsidRDefault="00442F38" w:rsidP="001E4DEF">
      <w:pPr>
        <w:spacing w:line="360" w:lineRule="auto"/>
        <w:rPr>
          <w:rFonts w:ascii="Times New Roman" w:hAnsi="Times New Roman" w:cs="Times New Roman"/>
          <w:i/>
          <w:iCs/>
          <w:sz w:val="24"/>
          <w:szCs w:val="24"/>
        </w:rPr>
      </w:pPr>
    </w:p>
    <w:p w14:paraId="0EBB16AC" w14:textId="737C519E" w:rsidR="00E25466" w:rsidRPr="00434BDC" w:rsidRDefault="00E25466" w:rsidP="001E4DEF">
      <w:pPr>
        <w:spacing w:line="360" w:lineRule="auto"/>
        <w:rPr>
          <w:rFonts w:ascii="Times New Roman" w:hAnsi="Times New Roman" w:cs="Times New Roman"/>
          <w:sz w:val="24"/>
          <w:szCs w:val="24"/>
          <w:u w:val="single"/>
        </w:rPr>
      </w:pPr>
      <w:commentRangeStart w:id="19"/>
      <w:commentRangeStart w:id="20"/>
      <w:r w:rsidRPr="00434BDC">
        <w:rPr>
          <w:rFonts w:ascii="Times New Roman" w:hAnsi="Times New Roman" w:cs="Times New Roman"/>
          <w:sz w:val="24"/>
          <w:szCs w:val="24"/>
          <w:u w:val="single"/>
        </w:rPr>
        <w:t xml:space="preserve">Population </w:t>
      </w:r>
      <w:r w:rsidR="0055003E" w:rsidRPr="00434BDC">
        <w:rPr>
          <w:rFonts w:ascii="Times New Roman" w:hAnsi="Times New Roman" w:cs="Times New Roman"/>
          <w:sz w:val="24"/>
          <w:szCs w:val="24"/>
          <w:u w:val="single"/>
        </w:rPr>
        <w:t>trajectories</w:t>
      </w:r>
    </w:p>
    <w:p w14:paraId="25D9E4C0" w14:textId="4E3A10FE" w:rsidR="00E22AE5" w:rsidRPr="00E22AE5" w:rsidRDefault="00442F38"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FIA program uses a randomized sampling design that facilitates post-stratified estimation of multiple forest attributes. We used standard FIA estimation procedures (Bechtold &amp; Patterson), modified from implementation in the </w:t>
      </w:r>
      <w:proofErr w:type="spellStart"/>
      <w:r>
        <w:rPr>
          <w:rFonts w:ascii="Times New Roman" w:hAnsi="Times New Roman" w:cs="Times New Roman"/>
          <w:sz w:val="24"/>
          <w:szCs w:val="24"/>
        </w:rPr>
        <w:t>rFIA</w:t>
      </w:r>
      <w:proofErr w:type="spellEnd"/>
      <w:r>
        <w:rPr>
          <w:rFonts w:ascii="Times New Roman" w:hAnsi="Times New Roman" w:cs="Times New Roman"/>
          <w:sz w:val="24"/>
          <w:szCs w:val="24"/>
        </w:rPr>
        <w:t xml:space="preserve"> package (Stanke),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w:t>
      </w:r>
      <w:r w:rsidR="00815CF9">
        <w:rPr>
          <w:rFonts w:ascii="Times New Roman" w:hAnsi="Times New Roman" w:cs="Times New Roman"/>
          <w:sz w:val="24"/>
          <w:szCs w:val="24"/>
        </w:rPr>
        <w:t xml:space="preserve"> both</w:t>
      </w:r>
      <w:r>
        <w:rPr>
          <w:rFonts w:ascii="Times New Roman" w:hAnsi="Times New Roman" w:cs="Times New Roman"/>
          <w:sz w:val="24"/>
          <w:szCs w:val="24"/>
        </w:rPr>
        <w:t xml:space="preserve"> species.</w:t>
      </w:r>
      <w:r w:rsidR="00815CF9">
        <w:rPr>
          <w:rFonts w:ascii="Times New Roman" w:hAnsi="Times New Roman" w:cs="Times New Roman"/>
          <w:sz w:val="24"/>
          <w:szCs w:val="24"/>
        </w:rPr>
        <w:t xml:space="preserve"> Changes in either abundance or basal area can be </w:t>
      </w:r>
      <w:r w:rsidR="00566B2D">
        <w:rPr>
          <w:rFonts w:ascii="Times New Roman" w:hAnsi="Times New Roman" w:cs="Times New Roman"/>
          <w:sz w:val="24"/>
          <w:szCs w:val="24"/>
        </w:rPr>
        <w:t>caused by a variety of processes, including stand development, disturbance-related turnover, or mortality. To disentangle these processes, we combined abundance and basal area estimates for each species using a binary categorization scheme (Figure 1</w:t>
      </w:r>
      <w:r w:rsidR="00911C3B">
        <w:rPr>
          <w:rFonts w:ascii="Times New Roman" w:hAnsi="Times New Roman" w:cs="Times New Roman"/>
          <w:sz w:val="24"/>
          <w:szCs w:val="24"/>
        </w:rPr>
        <w:t xml:space="preserve">; Perret </w:t>
      </w:r>
      <w:r w:rsidR="00911C3B">
        <w:rPr>
          <w:rFonts w:ascii="Times New Roman" w:hAnsi="Times New Roman" w:cs="Times New Roman"/>
          <w:i/>
          <w:iCs/>
          <w:sz w:val="24"/>
          <w:szCs w:val="24"/>
        </w:rPr>
        <w:t>et al.</w:t>
      </w:r>
      <w:r w:rsidR="00911C3B">
        <w:rPr>
          <w:rFonts w:ascii="Times New Roman" w:hAnsi="Times New Roman" w:cs="Times New Roman"/>
          <w:sz w:val="24"/>
          <w:szCs w:val="24"/>
        </w:rPr>
        <w:t xml:space="preserve"> 2023</w:t>
      </w:r>
      <w:r w:rsidR="00566B2D">
        <w:rPr>
          <w:rFonts w:ascii="Times New Roman" w:hAnsi="Times New Roman" w:cs="Times New Roman"/>
          <w:sz w:val="24"/>
          <w:szCs w:val="24"/>
        </w:rPr>
        <w:t>) with four population trajectory categories:</w:t>
      </w:r>
      <w:r w:rsidR="00A308A3">
        <w:rPr>
          <w:rFonts w:ascii="Times New Roman" w:hAnsi="Times New Roman" w:cs="Times New Roman"/>
          <w:sz w:val="24"/>
          <w:szCs w:val="24"/>
        </w:rPr>
        <w:t xml:space="preserve">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w:t>
      </w:r>
      <w:r w:rsidR="00A308A3">
        <w:rPr>
          <w:rFonts w:ascii="Times New Roman" w:hAnsi="Times New Roman" w:cs="Times New Roman"/>
          <w:sz w:val="24"/>
          <w:szCs w:val="24"/>
        </w:rPr>
        <w:lastRenderedPageBreak/>
        <w:t xml:space="preserve">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was equal or greater to the magnitude of the change), we treated the estimate as though it were positive.</w:t>
      </w:r>
      <w:r w:rsidR="00566B2D">
        <w:rPr>
          <w:rFonts w:ascii="Times New Roman" w:hAnsi="Times New Roman" w:cs="Times New Roman"/>
          <w:sz w:val="24"/>
          <w:szCs w:val="24"/>
        </w:rPr>
        <w:t xml:space="preserve"> </w:t>
      </w:r>
    </w:p>
    <w:p w14:paraId="0BE69C03" w14:textId="24FD1C40" w:rsidR="00014643" w:rsidRPr="00EA2985" w:rsidRDefault="00911C3B"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Continued codominance of Engelmann spruce and subalpine fir requires positive population trajectories </w:t>
      </w:r>
      <w:r w:rsidR="00C668CC">
        <w:rPr>
          <w:rFonts w:ascii="Times New Roman" w:hAnsi="Times New Roman" w:cs="Times New Roman"/>
          <w:sz w:val="24"/>
          <w:szCs w:val="24"/>
        </w:rPr>
        <w:t>(</w:t>
      </w:r>
      <w:r w:rsidR="00C668CC">
        <w:rPr>
          <w:rFonts w:ascii="Times New Roman" w:hAnsi="Times New Roman" w:cs="Times New Roman"/>
          <w:i/>
          <w:iCs/>
          <w:sz w:val="24"/>
          <w:szCs w:val="24"/>
        </w:rPr>
        <w:t>i.e.,</w:t>
      </w:r>
      <w:r w:rsidR="00C668CC">
        <w:rPr>
          <w:rFonts w:ascii="Times New Roman" w:hAnsi="Times New Roman" w:cs="Times New Roman"/>
          <w:sz w:val="24"/>
          <w:szCs w:val="24"/>
        </w:rPr>
        <w:t xml:space="preserve"> </w:t>
      </w:r>
      <w:r w:rsidR="00C668CC">
        <w:rPr>
          <w:rFonts w:ascii="Times New Roman" w:hAnsi="Times New Roman" w:cs="Times New Roman"/>
          <w:i/>
          <w:iCs/>
          <w:sz w:val="24"/>
          <w:szCs w:val="24"/>
        </w:rPr>
        <w:t xml:space="preserve">development </w:t>
      </w:r>
      <w:r w:rsidR="00C668CC">
        <w:rPr>
          <w:rFonts w:ascii="Times New Roman" w:hAnsi="Times New Roman" w:cs="Times New Roman"/>
          <w:sz w:val="24"/>
          <w:szCs w:val="24"/>
        </w:rPr>
        <w:t>or</w:t>
      </w:r>
      <w:r w:rsidR="00C668CC">
        <w:rPr>
          <w:rFonts w:ascii="Times New Roman" w:hAnsi="Times New Roman" w:cs="Times New Roman"/>
          <w:i/>
          <w:iCs/>
          <w:sz w:val="24"/>
          <w:szCs w:val="24"/>
        </w:rPr>
        <w:t xml:space="preserve"> densification</w:t>
      </w:r>
      <w:r w:rsidR="00C668CC">
        <w:rPr>
          <w:rFonts w:ascii="Times New Roman" w:hAnsi="Times New Roman" w:cs="Times New Roman"/>
          <w:sz w:val="24"/>
          <w:szCs w:val="24"/>
        </w:rPr>
        <w:t xml:space="preserve">, described above) </w:t>
      </w:r>
      <w:r>
        <w:rPr>
          <w:rFonts w:ascii="Times New Roman" w:hAnsi="Times New Roman" w:cs="Times New Roman"/>
          <w:sz w:val="24"/>
          <w:szCs w:val="24"/>
        </w:rPr>
        <w:t>for both species.</w:t>
      </w:r>
      <w:r w:rsidR="00C668CC">
        <w:rPr>
          <w:rFonts w:ascii="Times New Roman" w:hAnsi="Times New Roman" w:cs="Times New Roman"/>
          <w:sz w:val="24"/>
          <w:szCs w:val="24"/>
        </w:rPr>
        <w:t xml:space="preserve"> </w:t>
      </w:r>
      <w:r w:rsidR="00014643">
        <w:rPr>
          <w:rFonts w:ascii="Times New Roman" w:hAnsi="Times New Roman" w:cs="Times New Roman"/>
          <w:sz w:val="24"/>
          <w:szCs w:val="24"/>
        </w:rPr>
        <w:t xml:space="preserve">In contrast, if one species is experiencing turnover or decline, the spruce-fir system is vulnerable to a shift to single-species dominance or other compositional changes. We used the single-species population trajectories described above to categorize these possibilities (Figure 1) after the post-disturbance reorganization schema presented by Seidl &amp; Turner (2021). These possibilities include: </w:t>
      </w:r>
      <w:r w:rsidR="00014643" w:rsidRPr="00EA2985">
        <w:rPr>
          <w:rFonts w:ascii="Times New Roman" w:hAnsi="Times New Roman" w:cs="Times New Roman"/>
          <w:sz w:val="24"/>
          <w:szCs w:val="24"/>
        </w:rPr>
        <w:t xml:space="preserve">(1) </w:t>
      </w:r>
      <w:r w:rsidR="00014643" w:rsidRPr="00EA2985">
        <w:rPr>
          <w:rFonts w:ascii="Times New Roman" w:hAnsi="Times New Roman" w:cs="Times New Roman"/>
          <w:i/>
          <w:iCs/>
          <w:sz w:val="24"/>
          <w:szCs w:val="24"/>
        </w:rPr>
        <w:t>persistence/resilience</w:t>
      </w:r>
      <w:r w:rsidR="00014643"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00014643" w:rsidRPr="00EA2985">
        <w:rPr>
          <w:rFonts w:ascii="Times New Roman" w:hAnsi="Times New Roman" w:cs="Times New Roman"/>
          <w:i/>
          <w:iCs/>
          <w:sz w:val="24"/>
          <w:szCs w:val="24"/>
        </w:rPr>
        <w:t>structural change</w:t>
      </w:r>
      <w:r w:rsidR="00014643"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00014643" w:rsidRPr="00EA2985">
        <w:rPr>
          <w:rFonts w:ascii="Times New Roman" w:hAnsi="Times New Roman" w:cs="Times New Roman"/>
          <w:i/>
          <w:iCs/>
          <w:sz w:val="24"/>
          <w:szCs w:val="24"/>
        </w:rPr>
        <w:t xml:space="preserve">compositional change </w:t>
      </w:r>
      <w:r w:rsidR="00014643"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00014643" w:rsidRPr="00EA2985">
        <w:rPr>
          <w:rFonts w:ascii="Times New Roman" w:hAnsi="Times New Roman" w:cs="Times New Roman"/>
          <w:i/>
          <w:iCs/>
          <w:sz w:val="24"/>
          <w:szCs w:val="24"/>
        </w:rPr>
        <w:t xml:space="preserve"> replacement</w:t>
      </w:r>
      <w:r w:rsidR="00014643" w:rsidRPr="00EA2985">
        <w:rPr>
          <w:rFonts w:ascii="Times New Roman" w:hAnsi="Times New Roman" w:cs="Times New Roman"/>
          <w:sz w:val="24"/>
          <w:szCs w:val="24"/>
        </w:rPr>
        <w:t xml:space="preserve"> – indicating that both species are in decline</w:t>
      </w:r>
      <w:r w:rsidR="005E21E6">
        <w:rPr>
          <w:rFonts w:ascii="Times New Roman" w:hAnsi="Times New Roman" w:cs="Times New Roman"/>
          <w:sz w:val="24"/>
          <w:szCs w:val="24"/>
        </w:rPr>
        <w:t>, and the system may be replaced entirely.</w:t>
      </w:r>
      <w:r w:rsidR="00014643" w:rsidRPr="00EA2985">
        <w:rPr>
          <w:rFonts w:ascii="Times New Roman" w:hAnsi="Times New Roman" w:cs="Times New Roman"/>
          <w:sz w:val="24"/>
          <w:szCs w:val="24"/>
        </w:rPr>
        <w:t xml:space="preserve"> </w:t>
      </w:r>
      <w:commentRangeEnd w:id="19"/>
      <w:r w:rsidR="005E21E6">
        <w:rPr>
          <w:rStyle w:val="CommentReference"/>
        </w:rPr>
        <w:commentReference w:id="19"/>
      </w:r>
      <w:commentRangeEnd w:id="20"/>
      <w:r w:rsidR="00EA516B">
        <w:rPr>
          <w:rStyle w:val="CommentReference"/>
        </w:rPr>
        <w:commentReference w:id="20"/>
      </w:r>
    </w:p>
    <w:p w14:paraId="2AD65703" w14:textId="77777777" w:rsidR="001E4DEF" w:rsidRDefault="001E4DEF" w:rsidP="001E4DEF">
      <w:pPr>
        <w:spacing w:line="360" w:lineRule="auto"/>
        <w:ind w:left="720" w:hanging="720"/>
        <w:rPr>
          <w:rFonts w:ascii="Times New Roman" w:hAnsi="Times New Roman" w:cs="Times New Roman"/>
          <w:sz w:val="24"/>
          <w:szCs w:val="24"/>
          <w:u w:val="single"/>
        </w:rPr>
      </w:pPr>
    </w:p>
    <w:p w14:paraId="13A1BFDB" w14:textId="30398CAB" w:rsidR="00E25466" w:rsidRPr="00434BDC" w:rsidRDefault="00E25466" w:rsidP="001E4DEF">
      <w:pPr>
        <w:spacing w:line="360" w:lineRule="auto"/>
        <w:ind w:left="720" w:hanging="720"/>
        <w:rPr>
          <w:rFonts w:ascii="Times New Roman" w:hAnsi="Times New Roman" w:cs="Times New Roman"/>
          <w:sz w:val="24"/>
          <w:szCs w:val="24"/>
          <w:u w:val="single"/>
        </w:rPr>
      </w:pPr>
      <w:r w:rsidRPr="00434BDC">
        <w:rPr>
          <w:rFonts w:ascii="Times New Roman" w:hAnsi="Times New Roman" w:cs="Times New Roman"/>
          <w:sz w:val="24"/>
          <w:szCs w:val="24"/>
          <w:u w:val="single"/>
        </w:rPr>
        <w:t>Demographic models</w:t>
      </w:r>
    </w:p>
    <w:p w14:paraId="0C2A3BB2" w14:textId="12CC10C7" w:rsidR="00E22006" w:rsidRPr="00E22006" w:rsidRDefault="00E22006"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built a series of statistical models for each species predicting individual mortality, seedling presence, and recruitment presence as the linear combination of several predictor variables and their interactions</w:t>
      </w:r>
      <w:ins w:id="21" w:author="Bell, David - FS, OR" w:date="2024-04-05T08:58:00Z">
        <w:r w:rsidR="00190A9A">
          <w:rPr>
            <w:rFonts w:ascii="Times New Roman" w:hAnsi="Times New Roman" w:cs="Times New Roman"/>
            <w:sz w:val="24"/>
            <w:szCs w:val="24"/>
          </w:rPr>
          <w:t xml:space="preserve"> related to tree condition (mortality only), forest stand structure, and climate</w:t>
        </w:r>
      </w:ins>
      <w:r>
        <w:rPr>
          <w:rFonts w:ascii="Times New Roman" w:hAnsi="Times New Roman" w:cs="Times New Roman"/>
          <w:sz w:val="24"/>
          <w:szCs w:val="24"/>
        </w:rPr>
        <w:t>. Because each response variable is a binary state (</w:t>
      </w:r>
      <w:r>
        <w:rPr>
          <w:rFonts w:ascii="Times New Roman" w:hAnsi="Times New Roman" w:cs="Times New Roman"/>
          <w:i/>
          <w:iCs/>
          <w:sz w:val="24"/>
          <w:szCs w:val="24"/>
        </w:rPr>
        <w:t>i.e.,</w:t>
      </w:r>
      <w:r>
        <w:rPr>
          <w:rFonts w:ascii="Times New Roman" w:hAnsi="Times New Roman" w:cs="Times New Roman"/>
          <w:sz w:val="24"/>
          <w:szCs w:val="24"/>
        </w:rPr>
        <w:t xml:space="preserve"> the presence or absence of mortality, seedlings, or recruitment), each model is a binomial generalized linear mixed model with a logit link function that we implemented in a Bayesian framework with non-informative priors.</w:t>
      </w:r>
      <w:r w:rsidR="005E21E6">
        <w:rPr>
          <w:rFonts w:ascii="Times New Roman" w:hAnsi="Times New Roman" w:cs="Times New Roman"/>
          <w:sz w:val="24"/>
          <w:szCs w:val="24"/>
        </w:rPr>
        <w:t xml:space="preserve"> </w:t>
      </w:r>
      <w:r w:rsidR="00D506B2">
        <w:rPr>
          <w:rFonts w:ascii="Times New Roman" w:hAnsi="Times New Roman" w:cs="Times New Roman"/>
          <w:sz w:val="24"/>
          <w:szCs w:val="24"/>
        </w:rPr>
        <w:t>We used the ‘brms’ package (</w:t>
      </w:r>
      <w:proofErr w:type="spellStart"/>
      <w:r w:rsidR="00D506B2">
        <w:rPr>
          <w:rFonts w:ascii="Times New Roman" w:hAnsi="Times New Roman" w:cs="Times New Roman"/>
          <w:sz w:val="24"/>
          <w:szCs w:val="24"/>
        </w:rPr>
        <w:t>cit</w:t>
      </w:r>
      <w:proofErr w:type="spellEnd"/>
      <w:r w:rsidR="00D506B2">
        <w:rPr>
          <w:rFonts w:ascii="Times New Roman" w:hAnsi="Times New Roman" w:cs="Times New Roman"/>
          <w:sz w:val="24"/>
          <w:szCs w:val="24"/>
        </w:rPr>
        <w:t xml:space="preserve">) in the RX.X.X statistical programming environment (R Core Team, 2023) to build </w:t>
      </w:r>
      <w:proofErr w:type="gramStart"/>
      <w:r w:rsidR="00D506B2">
        <w:rPr>
          <w:rFonts w:ascii="Times New Roman" w:hAnsi="Times New Roman" w:cs="Times New Roman"/>
          <w:sz w:val="24"/>
          <w:szCs w:val="24"/>
        </w:rPr>
        <w:t>all of</w:t>
      </w:r>
      <w:proofErr w:type="gramEnd"/>
      <w:r w:rsidR="00D506B2">
        <w:rPr>
          <w:rFonts w:ascii="Times New Roman" w:hAnsi="Times New Roman" w:cs="Times New Roman"/>
          <w:sz w:val="24"/>
          <w:szCs w:val="24"/>
        </w:rPr>
        <w:t xml:space="preserve"> our models.</w:t>
      </w:r>
      <w:r w:rsidR="00BA0BD5">
        <w:rPr>
          <w:rFonts w:ascii="Times New Roman" w:hAnsi="Times New Roman" w:cs="Times New Roman"/>
          <w:sz w:val="24"/>
          <w:szCs w:val="24"/>
        </w:rPr>
        <w:t xml:space="preserve"> All models were trained with uninformative priors over 10,000 “burn-in” iterations and 10,000 sampling iterations across four sampling chains.</w:t>
      </w:r>
      <w:r w:rsidR="00DF70D3">
        <w:rPr>
          <w:rFonts w:ascii="Times New Roman" w:hAnsi="Times New Roman" w:cs="Times New Roman"/>
          <w:sz w:val="24"/>
          <w:szCs w:val="24"/>
        </w:rPr>
        <w:t xml:space="preserve"> Model convergence was assessed using Ruben-Gelman statistics for each estimated model parameter and visual inspection of sampling chains.</w:t>
      </w:r>
    </w:p>
    <w:p w14:paraId="65B91C1B" w14:textId="35A080F5" w:rsidR="004E291C" w:rsidRPr="00434BDC" w:rsidRDefault="005E21E6" w:rsidP="001E4DEF">
      <w:pPr>
        <w:spacing w:line="360" w:lineRule="auto"/>
        <w:ind w:left="720" w:hanging="720"/>
        <w:rPr>
          <w:rFonts w:ascii="Times New Roman" w:hAnsi="Times New Roman" w:cs="Times New Roman"/>
          <w:i/>
          <w:iCs/>
          <w:sz w:val="24"/>
          <w:szCs w:val="24"/>
        </w:rPr>
      </w:pPr>
      <w:r w:rsidRPr="00434BDC">
        <w:rPr>
          <w:rFonts w:ascii="Times New Roman" w:hAnsi="Times New Roman" w:cs="Times New Roman"/>
          <w:i/>
          <w:iCs/>
          <w:sz w:val="24"/>
          <w:szCs w:val="24"/>
        </w:rPr>
        <w:lastRenderedPageBreak/>
        <w:t>Climate data</w:t>
      </w:r>
    </w:p>
    <w:p w14:paraId="15E528D4" w14:textId="52228855" w:rsidR="004E291C" w:rsidRDefault="005E21E6" w:rsidP="001E4DEF">
      <w:pPr>
        <w:spacing w:line="360" w:lineRule="auto"/>
        <w:rPr>
          <w:rFonts w:ascii="Times New Roman" w:hAnsi="Times New Roman" w:cs="Times New Roman"/>
          <w:sz w:val="24"/>
          <w:szCs w:val="24"/>
        </w:rPr>
      </w:pPr>
      <w:r>
        <w:rPr>
          <w:rFonts w:ascii="Times New Roman" w:hAnsi="Times New Roman" w:cs="Times New Roman"/>
          <w:sz w:val="24"/>
          <w:szCs w:val="24"/>
        </w:rPr>
        <w:tab/>
      </w:r>
      <w:commentRangeStart w:id="22"/>
      <w:r>
        <w:rPr>
          <w:rFonts w:ascii="Times New Roman" w:hAnsi="Times New Roman" w:cs="Times New Roman"/>
          <w:sz w:val="24"/>
          <w:szCs w:val="24"/>
        </w:rPr>
        <w:t xml:space="preserve">Past work has demonstrated </w:t>
      </w:r>
      <w:r w:rsidR="00D506B2">
        <w:rPr>
          <w:rFonts w:ascii="Times New Roman" w:hAnsi="Times New Roman" w:cs="Times New Roman"/>
          <w:sz w:val="24"/>
          <w:szCs w:val="24"/>
        </w:rPr>
        <w:t xml:space="preserve">tree demography in temperate regions is strongly influenced by aspects of the local climate related to moisture availability (Littlefield, Davis, Babst, </w:t>
      </w:r>
      <w:proofErr w:type="spellStart"/>
      <w:r w:rsidR="00D506B2">
        <w:rPr>
          <w:rFonts w:ascii="Times New Roman" w:hAnsi="Times New Roman" w:cs="Times New Roman"/>
          <w:sz w:val="24"/>
          <w:szCs w:val="24"/>
        </w:rPr>
        <w:t>etc</w:t>
      </w:r>
      <w:proofErr w:type="spellEnd"/>
      <w:r w:rsidR="00D506B2">
        <w:rPr>
          <w:rFonts w:ascii="Times New Roman" w:hAnsi="Times New Roman" w:cs="Times New Roman"/>
          <w:sz w:val="24"/>
          <w:szCs w:val="24"/>
        </w:rPr>
        <w:t xml:space="preserve">). </w:t>
      </w:r>
      <w:commentRangeEnd w:id="22"/>
      <w:r w:rsidR="00190A9A">
        <w:rPr>
          <w:rStyle w:val="CommentReference"/>
        </w:rPr>
        <w:commentReference w:id="22"/>
      </w:r>
      <w:r w:rsidR="00D506B2">
        <w:rPr>
          <w:rFonts w:ascii="Times New Roman" w:hAnsi="Times New Roman" w:cs="Times New Roman"/>
          <w:sz w:val="24"/>
          <w:szCs w:val="24"/>
        </w:rPr>
        <w:t>However, at regional or continental scales, spatial variation in mean climatic conditions also plays an important role in structuring biogeographical patterns in forest systems, including local responses to temporal climatic variation (</w:t>
      </w:r>
      <w:proofErr w:type="spellStart"/>
      <w:r w:rsidR="00D506B2">
        <w:rPr>
          <w:rFonts w:ascii="Times New Roman" w:hAnsi="Times New Roman" w:cs="Times New Roman"/>
          <w:sz w:val="24"/>
          <w:szCs w:val="24"/>
        </w:rPr>
        <w:t>cits</w:t>
      </w:r>
      <w:proofErr w:type="spellEnd"/>
      <w:r w:rsidR="00D506B2">
        <w:rPr>
          <w:rFonts w:ascii="Times New Roman" w:hAnsi="Times New Roman" w:cs="Times New Roman"/>
          <w:sz w:val="24"/>
          <w:szCs w:val="24"/>
        </w:rPr>
        <w:t xml:space="preserve">, </w:t>
      </w:r>
      <w:proofErr w:type="spellStart"/>
      <w:r w:rsidR="00D506B2">
        <w:rPr>
          <w:rFonts w:ascii="Times New Roman" w:hAnsi="Times New Roman" w:cs="Times New Roman"/>
          <w:sz w:val="24"/>
          <w:szCs w:val="24"/>
        </w:rPr>
        <w:t>Klesse</w:t>
      </w:r>
      <w:proofErr w:type="spellEnd"/>
      <w:r w:rsidR="00D506B2">
        <w:rPr>
          <w:rFonts w:ascii="Times New Roman" w:hAnsi="Times New Roman" w:cs="Times New Roman"/>
          <w:sz w:val="24"/>
          <w:szCs w:val="24"/>
        </w:rPr>
        <w:t>, Perret). We balanced these different influences in our demographic models by including climate predictors reflecting underlying mean climatic conditions, as well as predictors reflecting local</w:t>
      </w:r>
      <w:r w:rsidR="00D73469">
        <w:rPr>
          <w:rFonts w:ascii="Times New Roman" w:hAnsi="Times New Roman" w:cs="Times New Roman"/>
          <w:sz w:val="24"/>
          <w:szCs w:val="24"/>
        </w:rPr>
        <w:t xml:space="preserve"> climate anomalies. Specifically, we used historical climate data from </w:t>
      </w:r>
      <w:proofErr w:type="spellStart"/>
      <w:r w:rsidR="00D73469">
        <w:rPr>
          <w:rFonts w:ascii="Times New Roman" w:hAnsi="Times New Roman" w:cs="Times New Roman"/>
          <w:sz w:val="24"/>
          <w:szCs w:val="24"/>
        </w:rPr>
        <w:t>ClimateNA</w:t>
      </w:r>
      <w:proofErr w:type="spellEnd"/>
      <w:r w:rsidR="00D73469">
        <w:rPr>
          <w:rFonts w:ascii="Times New Roman" w:hAnsi="Times New Roman" w:cs="Times New Roman"/>
          <w:sz w:val="24"/>
          <w:szCs w:val="24"/>
        </w:rPr>
        <w:t xml:space="preserve"> (Wang et al) to calculate the mean annual temperature, mean annual precipitation, and mean climatic moisture deficit for each FIA plot in our dataset during a reference period comprising the 30 years preceding each site’s initial measurement. We then calculated the maximum mean annual temperature and climatic moisture deficit anomalies each plot experienced between its initial measurement and remeasurement (approximately 10 years) relative to the reference period means. These maximum anomalies were converted to z-scores using variation observed during the reference period, following the procedures of Littlefield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(2020) and Davis </w:t>
      </w:r>
      <w:r w:rsidR="00D73469">
        <w:rPr>
          <w:rFonts w:ascii="Times New Roman" w:hAnsi="Times New Roman" w:cs="Times New Roman"/>
          <w:i/>
          <w:iCs/>
          <w:sz w:val="24"/>
          <w:szCs w:val="24"/>
        </w:rPr>
        <w:t>et al.</w:t>
      </w:r>
      <w:r w:rsidR="00D73469">
        <w:rPr>
          <w:rFonts w:ascii="Times New Roman" w:hAnsi="Times New Roman" w:cs="Times New Roman"/>
          <w:sz w:val="24"/>
          <w:szCs w:val="24"/>
        </w:rPr>
        <w:t xml:space="preserve"> (2023). These anomalies capture the maximum degree to which </w:t>
      </w:r>
      <w:r w:rsidR="00434BDC">
        <w:rPr>
          <w:rFonts w:ascii="Times New Roman" w:hAnsi="Times New Roman" w:cs="Times New Roman"/>
          <w:sz w:val="24"/>
          <w:szCs w:val="24"/>
        </w:rPr>
        <w:t>climatic conditions at each FIA plot departed from historical baselines during the period reflecting our population trajectory estimates. In all our demographic models, we incorporated interactions between climate anomalies and reference mean conditions, which allows for regional variation in demographic responses to local temporal climatic variation.</w:t>
      </w:r>
    </w:p>
    <w:p w14:paraId="33848749" w14:textId="7934493F" w:rsid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Mortality models</w:t>
      </w:r>
    </w:p>
    <w:p w14:paraId="69719C64" w14:textId="3E6141A9" w:rsidR="00157D9B" w:rsidRDefault="00157D9B" w:rsidP="001E4DEF">
      <w:pPr>
        <w:spacing w:line="360" w:lineRule="auto"/>
        <w:rPr>
          <w:rFonts w:ascii="Times New Roman" w:hAnsi="Times New Roman" w:cs="Times New Roman"/>
          <w:sz w:val="24"/>
          <w:szCs w:val="24"/>
        </w:rPr>
      </w:pPr>
      <w:r>
        <w:rPr>
          <w:rFonts w:ascii="Times New Roman" w:hAnsi="Times New Roman" w:cs="Times New Roman"/>
          <w:i/>
          <w:iCs/>
          <w:sz w:val="24"/>
          <w:szCs w:val="24"/>
        </w:rPr>
        <w:tab/>
      </w:r>
      <w:r w:rsidR="00EF1C08">
        <w:rPr>
          <w:rFonts w:ascii="Times New Roman" w:hAnsi="Times New Roman" w:cs="Times New Roman"/>
          <w:sz w:val="24"/>
          <w:szCs w:val="24"/>
        </w:rPr>
        <w:t xml:space="preserve">The annualized FIA sampling design was implemented in most western US states in 2000, and entails remeasuring each FIA plot on approximately </w:t>
      </w:r>
      <w:proofErr w:type="gramStart"/>
      <w:r w:rsidR="00EF1C08">
        <w:rPr>
          <w:rFonts w:ascii="Times New Roman" w:hAnsi="Times New Roman" w:cs="Times New Roman"/>
          <w:sz w:val="24"/>
          <w:szCs w:val="24"/>
        </w:rPr>
        <w:t>10 year</w:t>
      </w:r>
      <w:proofErr w:type="gramEnd"/>
      <w:r w:rsidR="00EF1C08">
        <w:rPr>
          <w:rFonts w:ascii="Times New Roman" w:hAnsi="Times New Roman" w:cs="Times New Roman"/>
          <w:sz w:val="24"/>
          <w:szCs w:val="24"/>
        </w:rPr>
        <w:t xml:space="preserve"> rotations. For </w:t>
      </w:r>
      <w:proofErr w:type="gramStart"/>
      <w:r w:rsidR="00EF1C08">
        <w:rPr>
          <w:rFonts w:ascii="Times New Roman" w:hAnsi="Times New Roman" w:cs="Times New Roman"/>
          <w:sz w:val="24"/>
          <w:szCs w:val="24"/>
        </w:rPr>
        <w:t>the vast majority of</w:t>
      </w:r>
      <w:proofErr w:type="gramEnd"/>
      <w:r w:rsidR="00EF1C08">
        <w:rPr>
          <w:rFonts w:ascii="Times New Roman" w:hAnsi="Times New Roman" w:cs="Times New Roman"/>
          <w:sz w:val="24"/>
          <w:szCs w:val="24"/>
        </w:rPr>
        <w:t xml:space="preserve"> plots, there thus exists an initial measurement between 2000 and 2009, and a single remeasurement between 2010 and 2019. This limits the temporal resolution of any demographic rate (</w:t>
      </w:r>
      <w:r w:rsidR="00EF1C08">
        <w:rPr>
          <w:rFonts w:ascii="Times New Roman" w:hAnsi="Times New Roman" w:cs="Times New Roman"/>
          <w:i/>
          <w:iCs/>
          <w:sz w:val="24"/>
          <w:szCs w:val="24"/>
        </w:rPr>
        <w:t>e.g.,</w:t>
      </w:r>
      <w:r w:rsidR="00EF1C08">
        <w:rPr>
          <w:rFonts w:ascii="Times New Roman" w:hAnsi="Times New Roman" w:cs="Times New Roman"/>
          <w:sz w:val="24"/>
          <w:szCs w:val="24"/>
        </w:rPr>
        <w:t xml:space="preserve"> mortality, growth, recruitment) estimated using FIA remeasurement data. While FIA field crews do assign an estimated year to every observed instance of tree mortality, the accuracy of that estimate likely varies widely depending on mortality agent, stand characteristics, tree </w:t>
      </w:r>
      <w:r w:rsidR="00EF1C08">
        <w:rPr>
          <w:rFonts w:ascii="Times New Roman" w:hAnsi="Times New Roman" w:cs="Times New Roman"/>
          <w:sz w:val="24"/>
          <w:szCs w:val="24"/>
        </w:rPr>
        <w:lastRenderedPageBreak/>
        <w:t xml:space="preserve">species, and region. </w:t>
      </w:r>
      <w:commentRangeStart w:id="23"/>
      <w:r w:rsidR="00EF1C08">
        <w:rPr>
          <w:rFonts w:ascii="Times New Roman" w:hAnsi="Times New Roman" w:cs="Times New Roman"/>
          <w:sz w:val="24"/>
          <w:szCs w:val="24"/>
        </w:rPr>
        <w:t xml:space="preserve">We thus </w:t>
      </w:r>
      <w:r w:rsidR="008E7DF0">
        <w:rPr>
          <w:rFonts w:ascii="Times New Roman" w:hAnsi="Times New Roman" w:cs="Times New Roman"/>
          <w:sz w:val="24"/>
          <w:szCs w:val="24"/>
        </w:rPr>
        <w:t xml:space="preserve">modeled mortality over the entire remeasurement period, </w:t>
      </w:r>
      <w:r w:rsidR="008E7DF0">
        <w:rPr>
          <w:rFonts w:ascii="Times New Roman" w:hAnsi="Times New Roman" w:cs="Times New Roman"/>
          <w:i/>
          <w:iCs/>
          <w:sz w:val="24"/>
          <w:szCs w:val="24"/>
        </w:rPr>
        <w:t>i.e.,</w:t>
      </w:r>
      <w:r w:rsidR="008E7DF0">
        <w:rPr>
          <w:rFonts w:ascii="Times New Roman" w:hAnsi="Times New Roman" w:cs="Times New Roman"/>
          <w:sz w:val="24"/>
          <w:szCs w:val="24"/>
        </w:rPr>
        <w:t xml:space="preserve"> the decadal probability of mortality</w:t>
      </w:r>
      <w:commentRangeEnd w:id="23"/>
      <w:r w:rsidR="00E63D30">
        <w:rPr>
          <w:rStyle w:val="CommentReference"/>
        </w:rPr>
        <w:commentReference w:id="23"/>
      </w:r>
      <w:r w:rsidR="008E7DF0">
        <w:rPr>
          <w:rFonts w:ascii="Times New Roman" w:hAnsi="Times New Roman" w:cs="Times New Roman"/>
          <w:sz w:val="24"/>
          <w:szCs w:val="24"/>
        </w:rPr>
        <w:t>.</w:t>
      </w:r>
    </w:p>
    <w:p w14:paraId="100E1C01" w14:textId="1AEDCCE1" w:rsidR="005A713D" w:rsidRPr="00EA2985" w:rsidRDefault="008E7DF0"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We filtered </w:t>
      </w:r>
      <w:commentRangeStart w:id="24"/>
      <w:r>
        <w:rPr>
          <w:rFonts w:ascii="Times New Roman" w:hAnsi="Times New Roman" w:cs="Times New Roman"/>
          <w:sz w:val="24"/>
          <w:szCs w:val="24"/>
        </w:rPr>
        <w:t xml:space="preserve">FIA tree data </w:t>
      </w:r>
      <w:commentRangeEnd w:id="24"/>
      <w:r w:rsidR="00990DCD">
        <w:rPr>
          <w:rStyle w:val="CommentReference"/>
        </w:rPr>
        <w:commentReference w:id="24"/>
      </w:r>
      <w:r>
        <w:rPr>
          <w:rFonts w:ascii="Times New Roman" w:hAnsi="Times New Roman" w:cs="Times New Roman"/>
          <w:sz w:val="24"/>
          <w:szCs w:val="24"/>
        </w:rPr>
        <w:t xml:space="preserve">to select remeasured subalpine fir and Engelmann spruce from the 2,972 plots on which they cooccurred that were alive at initial measurement and recorded as dead or alive at the second measurement (N = 34,989 subalpine fir and 27,944 Engelmann spruce). </w:t>
      </w:r>
      <w:r w:rsidR="008977EF">
        <w:rPr>
          <w:rFonts w:ascii="Times New Roman" w:hAnsi="Times New Roman" w:cs="Times New Roman"/>
          <w:sz w:val="24"/>
          <w:szCs w:val="24"/>
        </w:rPr>
        <w:t>For each species, w</w:t>
      </w:r>
      <w:r>
        <w:rPr>
          <w:rFonts w:ascii="Times New Roman" w:hAnsi="Times New Roman" w:cs="Times New Roman"/>
          <w:sz w:val="24"/>
          <w:szCs w:val="24"/>
        </w:rPr>
        <w:t xml:space="preserve">e modeled </w:t>
      </w:r>
      <w:r w:rsidR="008977EF">
        <w:rPr>
          <w:rFonts w:ascii="Times New Roman" w:hAnsi="Times New Roman" w:cs="Times New Roman"/>
          <w:sz w:val="24"/>
          <w:szCs w:val="24"/>
        </w:rPr>
        <w:t xml:space="preserve">a </w:t>
      </w:r>
      <w:r>
        <w:rPr>
          <w:rFonts w:ascii="Times New Roman" w:hAnsi="Times New Roman" w:cs="Times New Roman"/>
          <w:sz w:val="24"/>
          <w:szCs w:val="24"/>
        </w:rPr>
        <w:t>tree’s status (</w:t>
      </w:r>
      <w:r>
        <w:rPr>
          <w:rFonts w:ascii="Times New Roman" w:hAnsi="Times New Roman" w:cs="Times New Roman"/>
          <w:i/>
          <w:iCs/>
          <w:sz w:val="24"/>
          <w:szCs w:val="24"/>
        </w:rPr>
        <w:t>i.e.,</w:t>
      </w:r>
      <w:r>
        <w:rPr>
          <w:rFonts w:ascii="Times New Roman" w:hAnsi="Times New Roman" w:cs="Times New Roman"/>
          <w:sz w:val="24"/>
          <w:szCs w:val="24"/>
        </w:rPr>
        <w:t xml:space="preserve"> </w:t>
      </w:r>
      <w:proofErr w:type="gramStart"/>
      <w:r>
        <w:rPr>
          <w:rFonts w:ascii="Times New Roman" w:hAnsi="Times New Roman" w:cs="Times New Roman"/>
          <w:sz w:val="24"/>
          <w:szCs w:val="24"/>
        </w:rPr>
        <w:t>live</w:t>
      </w:r>
      <w:proofErr w:type="gramEnd"/>
      <w:r>
        <w:rPr>
          <w:rFonts w:ascii="Times New Roman" w:hAnsi="Times New Roman" w:cs="Times New Roman"/>
          <w:sz w:val="24"/>
          <w:szCs w:val="24"/>
        </w:rPr>
        <w:t xml:space="preserve"> or dead) at remeasurement using a binomial generalized linear mixed model with </w:t>
      </w:r>
      <w:r w:rsidR="00FB416C">
        <w:rPr>
          <w:rFonts w:ascii="Times New Roman" w:hAnsi="Times New Roman" w:cs="Times New Roman"/>
          <w:sz w:val="24"/>
          <w:szCs w:val="24"/>
        </w:rPr>
        <w:t>individual</w:t>
      </w:r>
      <w:r>
        <w:rPr>
          <w:rFonts w:ascii="Times New Roman" w:hAnsi="Times New Roman" w:cs="Times New Roman"/>
          <w:sz w:val="24"/>
          <w:szCs w:val="24"/>
        </w:rPr>
        <w:t>-, plot-, and landscape-level predictors. The model structure</w:t>
      </w:r>
      <w:r w:rsidR="00DA4B07">
        <w:rPr>
          <w:rFonts w:ascii="Times New Roman" w:hAnsi="Times New Roman" w:cs="Times New Roman"/>
          <w:sz w:val="24"/>
          <w:szCs w:val="24"/>
        </w:rPr>
        <w:t xml:space="preserve">s were </w:t>
      </w:r>
      <w:r>
        <w:rPr>
          <w:rFonts w:ascii="Times New Roman" w:hAnsi="Times New Roman" w:cs="Times New Roman"/>
          <w:sz w:val="24"/>
          <w:szCs w:val="24"/>
        </w:rPr>
        <w:t>as follows:</w:t>
      </w:r>
      <w:r w:rsidR="00B310F9" w:rsidRPr="00EA2985">
        <w:rPr>
          <w:rFonts w:ascii="Times New Roman" w:hAnsi="Times New Roman" w:cs="Times New Roman"/>
          <w:sz w:val="24"/>
          <w:szCs w:val="24"/>
        </w:rPr>
        <w:t xml:space="preserve"> </w:t>
      </w:r>
    </w:p>
    <w:p w14:paraId="325AD196" w14:textId="45DED13E" w:rsidR="005A713D" w:rsidRPr="00EA2985" w:rsidRDefault="005A713D" w:rsidP="001E4DEF">
      <w:pPr>
        <w:spacing w:line="360" w:lineRule="auto"/>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09D5C2C6"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oMath>
      </m:oMathPara>
    </w:p>
    <w:p w14:paraId="369852DE" w14:textId="5EED9F38" w:rsidR="005A713D"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7F4E07D6" w:rsidR="005A713D" w:rsidRPr="00D41583" w:rsidRDefault="00CB4498" w:rsidP="001E4DEF">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5A713D" w:rsidRPr="00EA2985">
        <w:rPr>
          <w:rFonts w:ascii="Times New Roman" w:eastAsiaTheme="minorEastAsia" w:hAnsi="Times New Roman" w:cs="Times New Roman"/>
          <w:sz w:val="24"/>
          <w:szCs w:val="24"/>
        </w:rPr>
        <w:t xml:space="preserve">here the survival </w:t>
      </w:r>
      <w:r w:rsidR="005A713D" w:rsidRPr="00EA2985">
        <w:rPr>
          <w:rFonts w:ascii="Times New Roman" w:eastAsiaTheme="minorEastAsia" w:hAnsi="Times New Roman" w:cs="Times New Roman"/>
          <w:i/>
          <w:iCs/>
          <w:sz w:val="24"/>
          <w:szCs w:val="24"/>
        </w:rPr>
        <w:t>S</w:t>
      </w:r>
      <w:r w:rsidR="005A713D" w:rsidRPr="00EA2985">
        <w:rPr>
          <w:rFonts w:ascii="Times New Roman" w:eastAsiaTheme="minorEastAsia" w:hAnsi="Times New Roman" w:cs="Times New Roman"/>
          <w:sz w:val="24"/>
          <w:szCs w:val="24"/>
        </w:rPr>
        <w:t xml:space="preserve"> of individual </w:t>
      </w:r>
      <w:r w:rsidR="005A713D" w:rsidRPr="00EA2985">
        <w:rPr>
          <w:rFonts w:ascii="Times New Roman" w:eastAsiaTheme="minorEastAsia" w:hAnsi="Times New Roman" w:cs="Times New Roman"/>
          <w:i/>
          <w:iCs/>
          <w:sz w:val="24"/>
          <w:szCs w:val="24"/>
        </w:rPr>
        <w:t>i</w:t>
      </w:r>
      <w:r w:rsidR="005A713D" w:rsidRPr="00EA2985">
        <w:rPr>
          <w:rFonts w:ascii="Times New Roman" w:eastAsiaTheme="minorEastAsia" w:hAnsi="Times New Roman" w:cs="Times New Roman"/>
          <w:sz w:val="24"/>
          <w:szCs w:val="24"/>
        </w:rPr>
        <w:t xml:space="preserve"> in plot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nested in ecoregion </w:t>
      </w:r>
      <w:proofErr w:type="spellStart"/>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at</w:t>
      </w:r>
      <w:proofErr w:type="spellEnd"/>
      <w:r w:rsidR="005A713D" w:rsidRPr="00EA2985">
        <w:rPr>
          <w:rFonts w:ascii="Times New Roman" w:eastAsiaTheme="minorEastAsia" w:hAnsi="Times New Roman" w:cs="Times New Roman"/>
          <w:sz w:val="24"/>
          <w:szCs w:val="24"/>
        </w:rPr>
        <w:t xml:space="preserve">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xml:space="preserve">, and predictors varying between individuals </w:t>
      </w:r>
      <w:r w:rsidR="005A713D" w:rsidRPr="00EA2985">
        <w:rPr>
          <w:rFonts w:ascii="Times New Roman" w:eastAsiaTheme="minorEastAsia" w:hAnsi="Times New Roman" w:cs="Times New Roman"/>
          <w:i/>
          <w:iCs/>
          <w:sz w:val="24"/>
          <w:szCs w:val="24"/>
        </w:rPr>
        <w:t>i</w:t>
      </w:r>
      <w:r w:rsidR="005A713D" w:rsidRPr="00EA2985">
        <w:rPr>
          <w:rFonts w:ascii="Times New Roman" w:eastAsiaTheme="minorEastAsia" w:hAnsi="Times New Roman" w:cs="Times New Roman"/>
          <w:sz w:val="24"/>
          <w:szCs w:val="24"/>
        </w:rPr>
        <w:t xml:space="preserve">, plots </w:t>
      </w:r>
      <w:r w:rsidR="005A713D" w:rsidRPr="00EA2985">
        <w:rPr>
          <w:rFonts w:ascii="Times New Roman" w:eastAsiaTheme="minorEastAsia" w:hAnsi="Times New Roman" w:cs="Times New Roman"/>
          <w:i/>
          <w:iCs/>
          <w:sz w:val="24"/>
          <w:szCs w:val="24"/>
        </w:rPr>
        <w:t>p,</w:t>
      </w:r>
      <w:r w:rsidR="005A713D" w:rsidRPr="00EA2985">
        <w:rPr>
          <w:rFonts w:ascii="Times New Roman" w:eastAsiaTheme="minorEastAsia" w:hAnsi="Times New Roman" w:cs="Times New Roman"/>
          <w:sz w:val="24"/>
          <w:szCs w:val="24"/>
        </w:rPr>
        <w:t xml:space="preserve"> and ecoregions </w:t>
      </w:r>
      <w:r w:rsidR="005A713D" w:rsidRPr="00EA2985">
        <w:rPr>
          <w:rFonts w:ascii="Times New Roman" w:eastAsiaTheme="minorEastAsia" w:hAnsi="Times New Roman" w:cs="Times New Roman"/>
          <w:i/>
          <w:iCs/>
          <w:sz w:val="24"/>
          <w:szCs w:val="24"/>
        </w:rPr>
        <w:t>r</w:t>
      </w:r>
      <w:r w:rsidR="005A713D" w:rsidRPr="00EA2985">
        <w:rPr>
          <w:rFonts w:ascii="Times New Roman" w:eastAsiaTheme="minorEastAsia" w:hAnsi="Times New Roman" w:cs="Times New Roman"/>
          <w:sz w:val="24"/>
          <w:szCs w:val="24"/>
        </w:rPr>
        <w:t>. Individual-level predictors include the diameter</w:t>
      </w:r>
      <w:ins w:id="25" w:author="Bell, David - FS, OR" w:date="2024-04-05T13:41:00Z">
        <w:r w:rsidR="00990DCD">
          <w:rPr>
            <w:rFonts w:ascii="Times New Roman" w:eastAsiaTheme="minorEastAsia" w:hAnsi="Times New Roman" w:cs="Times New Roman"/>
            <w:sz w:val="24"/>
            <w:szCs w:val="24"/>
          </w:rPr>
          <w:t xml:space="preserve"> at breast height</w:t>
        </w:r>
      </w:ins>
      <w:r w:rsidR="00FB416C">
        <w:rPr>
          <w:rFonts w:ascii="Times New Roman" w:eastAsiaTheme="minorEastAsia" w:hAnsi="Times New Roman" w:cs="Times New Roman"/>
          <w:sz w:val="24"/>
          <w:szCs w:val="24"/>
        </w:rPr>
        <w:t xml:space="preserve"> (</w:t>
      </w:r>
      <w:r w:rsidR="00FB416C" w:rsidRPr="00FB416C">
        <w:rPr>
          <w:rFonts w:ascii="Times New Roman" w:eastAsiaTheme="minorEastAsia" w:hAnsi="Times New Roman" w:cs="Times New Roman"/>
          <w:i/>
          <w:iCs/>
          <w:sz w:val="24"/>
          <w:szCs w:val="24"/>
        </w:rPr>
        <w:t>DIA</w:t>
      </w:r>
      <w:ins w:id="26" w:author="Bell, David - FS, OR" w:date="2024-04-05T13:40:00Z">
        <w:r w:rsidR="00990DCD">
          <w:rPr>
            <w:rFonts w:ascii="Times New Roman" w:eastAsiaTheme="minorEastAsia" w:hAnsi="Times New Roman" w:cs="Times New Roman"/>
            <w:sz w:val="24"/>
            <w:szCs w:val="24"/>
          </w:rPr>
          <w:t>, cm</w:t>
        </w:r>
      </w:ins>
      <w:r w:rsidR="00FB416C">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crown ratio</w:t>
      </w:r>
      <w:r w:rsidR="00FB416C">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i/>
          <w:iCs/>
          <w:sz w:val="24"/>
          <w:szCs w:val="24"/>
        </w:rPr>
        <w:t>CR</w:t>
      </w:r>
      <w:ins w:id="27" w:author="Bell, David - FS, OR" w:date="2024-04-05T13:41:00Z">
        <w:r w:rsidR="00990DCD">
          <w:rPr>
            <w:rFonts w:ascii="Times New Roman" w:eastAsiaTheme="minorEastAsia" w:hAnsi="Times New Roman" w:cs="Times New Roman"/>
            <w:sz w:val="24"/>
            <w:szCs w:val="24"/>
          </w:rPr>
          <w:t>, unitless</w:t>
        </w:r>
      </w:ins>
      <w:r w:rsidR="00FB416C">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sz w:val="24"/>
          <w:szCs w:val="24"/>
        </w:rPr>
        <w:t xml:space="preserve">damage status </w:t>
      </w:r>
      <w:r w:rsidR="00FB416C">
        <w:rPr>
          <w:rFonts w:ascii="Times New Roman" w:eastAsiaTheme="minorEastAsia" w:hAnsi="Times New Roman" w:cs="Times New Roman"/>
          <w:sz w:val="24"/>
          <w:szCs w:val="24"/>
        </w:rPr>
        <w:t>(</w:t>
      </w:r>
      <w:r w:rsidR="00FB416C" w:rsidRPr="00FB416C">
        <w:rPr>
          <w:rFonts w:ascii="Times New Roman" w:eastAsiaTheme="minorEastAsia" w:hAnsi="Times New Roman" w:cs="Times New Roman"/>
          <w:i/>
          <w:iCs/>
          <w:sz w:val="24"/>
          <w:szCs w:val="24"/>
        </w:rPr>
        <w:t>DAM</w:t>
      </w:r>
      <w:r w:rsidR="00FB416C">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sz w:val="24"/>
          <w:szCs w:val="24"/>
        </w:rPr>
        <w:t xml:space="preserve">of tree </w:t>
      </w:r>
      <w:r w:rsidR="005A713D" w:rsidRPr="00EA2985">
        <w:rPr>
          <w:rFonts w:ascii="Times New Roman" w:eastAsiaTheme="minorEastAsia" w:hAnsi="Times New Roman" w:cs="Times New Roman"/>
          <w:i/>
          <w:iCs/>
          <w:sz w:val="24"/>
          <w:szCs w:val="24"/>
        </w:rPr>
        <w:t>i</w:t>
      </w:r>
      <w:r w:rsidR="005A713D" w:rsidRPr="00EA2985">
        <w:rPr>
          <w:rFonts w:ascii="Times New Roman" w:eastAsiaTheme="minorEastAsia" w:hAnsi="Times New Roman" w:cs="Times New Roman"/>
          <w:sz w:val="24"/>
          <w:szCs w:val="24"/>
        </w:rPr>
        <w:t xml:space="preserve"> at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sz w:val="24"/>
          <w:szCs w:val="24"/>
        </w:rPr>
        <w:t>. Damage status was coded as 0 if the tree was undamaged, and 1 if any fire, insect, or disease damage was recorded</w:t>
      </w:r>
      <w:commentRangeStart w:id="28"/>
      <w:r w:rsidR="005A713D" w:rsidRPr="00EA2985">
        <w:rPr>
          <w:rFonts w:ascii="Times New Roman" w:eastAsiaTheme="minorEastAsia" w:hAnsi="Times New Roman" w:cs="Times New Roman"/>
          <w:sz w:val="24"/>
          <w:szCs w:val="24"/>
        </w:rPr>
        <w:t xml:space="preserve">. Plot-level predictors included climate </w:t>
      </w:r>
      <w:proofErr w:type="spellStart"/>
      <w:r w:rsidR="005A713D" w:rsidRPr="00EA2985">
        <w:rPr>
          <w:rFonts w:ascii="Times New Roman" w:eastAsiaTheme="minorEastAsia" w:hAnsi="Times New Roman" w:cs="Times New Roman"/>
          <w:sz w:val="24"/>
          <w:szCs w:val="24"/>
        </w:rPr>
        <w:t>normals</w:t>
      </w:r>
      <w:proofErr w:type="spellEnd"/>
      <w:r w:rsidR="005A713D" w:rsidRPr="00EA2985">
        <w:rPr>
          <w:rFonts w:ascii="Times New Roman" w:eastAsiaTheme="minorEastAsia" w:hAnsi="Times New Roman" w:cs="Times New Roman"/>
          <w:sz w:val="24"/>
          <w:szCs w:val="24"/>
        </w:rPr>
        <w:t xml:space="preserve"> </w:t>
      </w:r>
      <w:r w:rsidR="005A713D" w:rsidRPr="00EA2985">
        <w:rPr>
          <w:rFonts w:ascii="Times New Roman" w:eastAsiaTheme="minorEastAsia" w:hAnsi="Times New Roman" w:cs="Times New Roman"/>
          <w:i/>
          <w:iCs/>
          <w:sz w:val="24"/>
          <w:szCs w:val="24"/>
        </w:rPr>
        <w:t xml:space="preserve">CN </w:t>
      </w:r>
      <w:r w:rsidR="00FB416C">
        <w:rPr>
          <w:rFonts w:ascii="Times New Roman" w:eastAsiaTheme="minorEastAsia" w:hAnsi="Times New Roman" w:cs="Times New Roman"/>
          <w:sz w:val="24"/>
          <w:szCs w:val="24"/>
        </w:rPr>
        <w:t>during the 30-year reference period preceding the initial plot measurement</w:t>
      </w:r>
      <w:r w:rsidR="005A713D" w:rsidRPr="00EA2985">
        <w:rPr>
          <w:rFonts w:ascii="Times New Roman" w:eastAsiaTheme="minorEastAsia" w:hAnsi="Times New Roman" w:cs="Times New Roman"/>
          <w:sz w:val="24"/>
          <w:szCs w:val="24"/>
        </w:rPr>
        <w:t xml:space="preserve">, recent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observed between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1</w:t>
      </w:r>
      <w:r w:rsidR="005A713D" w:rsidRPr="00EA2985">
        <w:rPr>
          <w:rFonts w:ascii="Times New Roman" w:eastAsiaTheme="minorEastAsia" w:hAnsi="Times New Roman" w:cs="Times New Roman"/>
          <w:i/>
          <w:iCs/>
          <w:sz w:val="24"/>
          <w:szCs w:val="24"/>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FB416C">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i/>
          <w:iCs/>
          <w:sz w:val="24"/>
          <w:szCs w:val="24"/>
        </w:rPr>
        <w:t>,</w:t>
      </w:r>
      <w:r w:rsidR="005A713D" w:rsidRPr="00EA2985">
        <w:rPr>
          <w:rFonts w:ascii="Times New Roman" w:eastAsiaTheme="minorEastAsia" w:hAnsi="Times New Roman" w:cs="Times New Roman"/>
          <w:sz w:val="24"/>
          <w:szCs w:val="24"/>
        </w:rPr>
        <w:t xml:space="preserve"> and</w:t>
      </w:r>
      <w:r w:rsidR="00D41583">
        <w:rPr>
          <w:rFonts w:ascii="Times New Roman" w:eastAsiaTheme="minorEastAsia" w:hAnsi="Times New Roman" w:cs="Times New Roman"/>
          <w:sz w:val="24"/>
          <w:szCs w:val="24"/>
        </w:rPr>
        <w:t xml:space="preserve"> their interactions</w:t>
      </w:r>
      <w:r w:rsidR="005A713D" w:rsidRPr="00EA2985">
        <w:rPr>
          <w:rFonts w:ascii="Times New Roman" w:eastAsiaTheme="minorEastAsia" w:hAnsi="Times New Roman" w:cs="Times New Roman"/>
          <w:sz w:val="24"/>
          <w:szCs w:val="24"/>
        </w:rPr>
        <w:t xml:space="preserve">. The index </w:t>
      </w:r>
      <w:r w:rsidR="005A713D" w:rsidRPr="00EA2985">
        <w:rPr>
          <w:rFonts w:ascii="Times New Roman" w:eastAsiaTheme="minorEastAsia" w:hAnsi="Times New Roman" w:cs="Times New Roman"/>
          <w:i/>
          <w:iCs/>
          <w:sz w:val="24"/>
          <w:szCs w:val="24"/>
        </w:rPr>
        <w:t>j</w:t>
      </w:r>
      <w:r w:rsidR="005A713D" w:rsidRPr="00EA2985">
        <w:rPr>
          <w:rFonts w:ascii="Times New Roman" w:eastAsiaTheme="minorEastAsia" w:hAnsi="Times New Roman" w:cs="Times New Roman"/>
          <w:sz w:val="24"/>
          <w:szCs w:val="24"/>
        </w:rPr>
        <w:t xml:space="preserve"> indicates the climate normal variable (mean annual temperature or mean annual precipitation), whereas the index </w:t>
      </w:r>
      <w:r w:rsidR="005A713D" w:rsidRPr="00EA2985">
        <w:rPr>
          <w:rFonts w:ascii="Times New Roman" w:eastAsiaTheme="minorEastAsia" w:hAnsi="Times New Roman" w:cs="Times New Roman"/>
          <w:i/>
          <w:iCs/>
          <w:sz w:val="24"/>
          <w:szCs w:val="24"/>
        </w:rPr>
        <w:t>k</w:t>
      </w:r>
      <w:r w:rsidR="005A713D" w:rsidRPr="00EA2985">
        <w:rPr>
          <w:rFonts w:ascii="Times New Roman" w:eastAsiaTheme="minorEastAsia" w:hAnsi="Times New Roman" w:cs="Times New Roman"/>
          <w:sz w:val="24"/>
          <w:szCs w:val="24"/>
        </w:rPr>
        <w:t xml:space="preserve"> indicates the climate anomaly variable (mean annual temperature</w:t>
      </w:r>
      <w:r w:rsidR="00FB416C">
        <w:rPr>
          <w:rFonts w:ascii="Times New Roman" w:eastAsiaTheme="minorEastAsia" w:hAnsi="Times New Roman" w:cs="Times New Roman"/>
          <w:sz w:val="24"/>
          <w:szCs w:val="24"/>
        </w:rPr>
        <w:t xml:space="preserve"> or </w:t>
      </w:r>
      <w:r w:rsidR="005A713D" w:rsidRPr="00EA2985">
        <w:rPr>
          <w:rFonts w:ascii="Times New Roman" w:eastAsiaTheme="minorEastAsia" w:hAnsi="Times New Roman" w:cs="Times New Roman"/>
          <w:sz w:val="24"/>
          <w:szCs w:val="24"/>
        </w:rPr>
        <w:t>climatic moisture deficit).</w:t>
      </w:r>
      <w:commentRangeEnd w:id="28"/>
      <w:r w:rsidR="00990DCD">
        <w:rPr>
          <w:rStyle w:val="CommentReference"/>
        </w:rPr>
        <w:commentReference w:id="28"/>
      </w:r>
      <w:r w:rsidR="00D41583">
        <w:rPr>
          <w:rFonts w:ascii="Times New Roman" w:eastAsiaTheme="minorEastAsia" w:hAnsi="Times New Roman" w:cs="Times New Roman"/>
          <w:sz w:val="24"/>
          <w:szCs w:val="24"/>
        </w:rPr>
        <w:t xml:space="preserve"> We also included the total stand basal area (</w:t>
      </w:r>
      <w:r w:rsidR="00D41583">
        <w:rPr>
          <w:rFonts w:ascii="Times New Roman" w:eastAsiaTheme="minorEastAsia" w:hAnsi="Times New Roman" w:cs="Times New Roman"/>
          <w:i/>
          <w:iCs/>
          <w:sz w:val="24"/>
          <w:szCs w:val="24"/>
        </w:rPr>
        <w:t>BAH</w:t>
      </w:r>
      <w:ins w:id="29" w:author="Bell, David - FS, OR" w:date="2024-04-05T13:41:00Z">
        <w:r w:rsidR="00990DCD">
          <w:rPr>
            <w:rFonts w:ascii="Times New Roman" w:eastAsiaTheme="minorEastAsia" w:hAnsi="Times New Roman" w:cs="Times New Roman"/>
            <w:sz w:val="24"/>
            <w:szCs w:val="24"/>
          </w:rPr>
          <w:t>, m</w:t>
        </w:r>
        <w:r w:rsidR="00990DCD" w:rsidRPr="00990DCD">
          <w:rPr>
            <w:rFonts w:ascii="Times New Roman" w:eastAsiaTheme="minorEastAsia" w:hAnsi="Times New Roman" w:cs="Times New Roman"/>
            <w:sz w:val="24"/>
            <w:szCs w:val="24"/>
            <w:vertAlign w:val="superscript"/>
            <w:rPrChange w:id="30" w:author="Bell, David - FS, OR" w:date="2024-04-05T13:41:00Z">
              <w:rPr>
                <w:rFonts w:ascii="Times New Roman" w:eastAsiaTheme="minorEastAsia" w:hAnsi="Times New Roman" w:cs="Times New Roman"/>
                <w:sz w:val="24"/>
                <w:szCs w:val="24"/>
              </w:rPr>
            </w:rPrChange>
          </w:rPr>
          <w:t>2</w:t>
        </w:r>
        <w:r w:rsidR="00990DCD">
          <w:rPr>
            <w:rFonts w:ascii="Times New Roman" w:eastAsiaTheme="minorEastAsia" w:hAnsi="Times New Roman" w:cs="Times New Roman"/>
            <w:sz w:val="24"/>
            <w:szCs w:val="24"/>
          </w:rPr>
          <w:t xml:space="preserve"> </w:t>
        </w:r>
        <w:proofErr w:type="gramStart"/>
        <w:r w:rsidR="00990DCD">
          <w:rPr>
            <w:rFonts w:ascii="Times New Roman" w:eastAsiaTheme="minorEastAsia" w:hAnsi="Times New Roman" w:cs="Times New Roman"/>
            <w:sz w:val="24"/>
            <w:szCs w:val="24"/>
          </w:rPr>
          <w:t>ha</w:t>
        </w:r>
        <w:r w:rsidR="00990DCD" w:rsidRPr="00990DCD">
          <w:rPr>
            <w:rFonts w:ascii="Times New Roman" w:eastAsiaTheme="minorEastAsia" w:hAnsi="Times New Roman" w:cs="Times New Roman"/>
            <w:sz w:val="24"/>
            <w:szCs w:val="24"/>
            <w:vertAlign w:val="superscript"/>
            <w:rPrChange w:id="31" w:author="Bell, David - FS, OR" w:date="2024-04-05T13:41:00Z">
              <w:rPr>
                <w:rFonts w:ascii="Times New Roman" w:eastAsiaTheme="minorEastAsia" w:hAnsi="Times New Roman" w:cs="Times New Roman"/>
                <w:sz w:val="24"/>
                <w:szCs w:val="24"/>
              </w:rPr>
            </w:rPrChange>
          </w:rPr>
          <w:t>-1</w:t>
        </w:r>
      </w:ins>
      <w:proofErr w:type="gramEnd"/>
      <w:r w:rsidR="00D41583">
        <w:rPr>
          <w:rFonts w:ascii="Times New Roman" w:eastAsiaTheme="minorEastAsia" w:hAnsi="Times New Roman" w:cs="Times New Roman"/>
          <w:sz w:val="24"/>
          <w:szCs w:val="24"/>
        </w:rPr>
        <w:t xml:space="preserve">) within each plot at </w:t>
      </w:r>
      <w:r w:rsidR="00D41583">
        <w:rPr>
          <w:rFonts w:ascii="Times New Roman" w:eastAsiaTheme="minorEastAsia" w:hAnsi="Times New Roman" w:cs="Times New Roman"/>
          <w:i/>
          <w:iCs/>
          <w:sz w:val="24"/>
          <w:szCs w:val="24"/>
        </w:rPr>
        <w:t>t</w:t>
      </w:r>
      <w:r w:rsidR="00D41583">
        <w:rPr>
          <w:rFonts w:ascii="Times New Roman" w:eastAsiaTheme="minorEastAsia" w:hAnsi="Times New Roman" w:cs="Times New Roman"/>
          <w:sz w:val="24"/>
          <w:szCs w:val="24"/>
          <w:vertAlign w:val="subscript"/>
        </w:rPr>
        <w:t>1</w:t>
      </w:r>
      <w:r w:rsidR="00D41583">
        <w:rPr>
          <w:rFonts w:ascii="Times New Roman" w:eastAsiaTheme="minorEastAsia" w:hAnsi="Times New Roman" w:cs="Times New Roman"/>
          <w:sz w:val="24"/>
          <w:szCs w:val="24"/>
        </w:rPr>
        <w:t>.</w:t>
      </w:r>
      <w:r w:rsidR="005A713D" w:rsidRPr="00EA2985">
        <w:rPr>
          <w:rFonts w:ascii="Times New Roman" w:eastAsiaTheme="minorEastAsia" w:hAnsi="Times New Roman" w:cs="Times New Roman"/>
          <w:sz w:val="24"/>
          <w:szCs w:val="24"/>
        </w:rPr>
        <w:t xml:space="preserve"> </w:t>
      </w:r>
      <w:r w:rsidR="00FB416C">
        <w:rPr>
          <w:rFonts w:ascii="Times New Roman" w:eastAsiaTheme="minorEastAsia" w:hAnsi="Times New Roman" w:cs="Times New Roman"/>
          <w:sz w:val="24"/>
          <w:szCs w:val="24"/>
        </w:rPr>
        <w:t>Landscape</w:t>
      </w:r>
      <w:r w:rsidR="005A713D" w:rsidRPr="00EA2985">
        <w:rPr>
          <w:rFonts w:ascii="Times New Roman" w:eastAsiaTheme="minorEastAsia" w:hAnsi="Times New Roman" w:cs="Times New Roman"/>
          <w:sz w:val="24"/>
          <w:szCs w:val="24"/>
        </w:rPr>
        <w:t xml:space="preserve">-level predictors include the proportion of spruce-fir forest in each ecoregion impacted by fire mortality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or biological disturbance agent mortality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 xml:space="preserve"> between time</w:t>
      </w:r>
      <w:r w:rsidR="005A713D" w:rsidRPr="00EA2985">
        <w:rPr>
          <w:rFonts w:ascii="Times New Roman" w:eastAsiaTheme="minorEastAsia" w:hAnsi="Times New Roman" w:cs="Times New Roman"/>
          <w:i/>
          <w:iCs/>
          <w:sz w:val="24"/>
          <w:szCs w:val="24"/>
        </w:rPr>
        <w:t xml:space="preserve"> t</w:t>
      </w:r>
      <w:r w:rsidR="005A713D" w:rsidRPr="002221F4">
        <w:rPr>
          <w:rFonts w:ascii="Times New Roman" w:eastAsiaTheme="minorEastAsia" w:hAnsi="Times New Roman" w:cs="Times New Roman"/>
          <w:i/>
          <w:iCs/>
          <w:sz w:val="24"/>
          <w:szCs w:val="24"/>
          <w:vertAlign w:val="subscript"/>
        </w:rPr>
        <w:t>1</w:t>
      </w:r>
      <w:r w:rsidR="005A713D" w:rsidRPr="002221F4">
        <w:rPr>
          <w:rFonts w:ascii="Times New Roman" w:eastAsiaTheme="minorEastAsia" w:hAnsi="Times New Roman" w:cs="Times New Roman"/>
          <w:sz w:val="24"/>
          <w:szCs w:val="24"/>
          <w:vertAlign w:val="subscript"/>
        </w:rPr>
        <w:t xml:space="preserve"> </w:t>
      </w:r>
      <w:r w:rsidR="005A713D" w:rsidRPr="00EA2985">
        <w:rPr>
          <w:rFonts w:ascii="Times New Roman" w:eastAsiaTheme="minorEastAsia" w:hAnsi="Times New Roman" w:cs="Times New Roman"/>
          <w:sz w:val="24"/>
          <w:szCs w:val="24"/>
        </w:rPr>
        <w:t xml:space="preserve">and time </w:t>
      </w:r>
      <w:r w:rsidR="005A713D" w:rsidRPr="00EA2985">
        <w:rPr>
          <w:rFonts w:ascii="Times New Roman" w:eastAsiaTheme="minorEastAsia" w:hAnsi="Times New Roman" w:cs="Times New Roman"/>
          <w:i/>
          <w:iCs/>
          <w:sz w:val="24"/>
          <w:szCs w:val="24"/>
        </w:rPr>
        <w:t>t</w:t>
      </w:r>
      <w:r w:rsidR="005A713D" w:rsidRPr="002221F4">
        <w:rPr>
          <w:rFonts w:ascii="Times New Roman" w:eastAsiaTheme="minorEastAsia" w:hAnsi="Times New Roman" w:cs="Times New Roman"/>
          <w:i/>
          <w:iCs/>
          <w:sz w:val="24"/>
          <w:szCs w:val="24"/>
          <w:vertAlign w:val="subscript"/>
        </w:rPr>
        <w:t>2</w:t>
      </w:r>
      <w:r w:rsidR="005A713D" w:rsidRPr="00EA2985">
        <w:rPr>
          <w:rFonts w:ascii="Times New Roman" w:eastAsiaTheme="minorEastAsia" w:hAnsi="Times New Roman" w:cs="Times New Roman"/>
          <w:sz w:val="24"/>
          <w:szCs w:val="24"/>
        </w:rPr>
        <w:t>.</w:t>
      </w:r>
      <w:r w:rsidR="00FB416C">
        <w:rPr>
          <w:rFonts w:ascii="Times New Roman" w:eastAsiaTheme="minorEastAsia" w:hAnsi="Times New Roman" w:cs="Times New Roman"/>
          <w:sz w:val="24"/>
          <w:szCs w:val="24"/>
        </w:rPr>
        <w:t xml:space="preserve"> These proportions were calculated using the FIA sampling design, after Perret </w:t>
      </w:r>
      <w:r w:rsidR="00FB416C">
        <w:rPr>
          <w:rFonts w:ascii="Times New Roman" w:eastAsiaTheme="minorEastAsia" w:hAnsi="Times New Roman" w:cs="Times New Roman"/>
          <w:i/>
          <w:iCs/>
          <w:sz w:val="24"/>
          <w:szCs w:val="24"/>
        </w:rPr>
        <w:t>et al.</w:t>
      </w:r>
      <w:r w:rsidR="00FB416C">
        <w:rPr>
          <w:rFonts w:ascii="Times New Roman" w:eastAsiaTheme="minorEastAsia" w:hAnsi="Times New Roman" w:cs="Times New Roman"/>
          <w:sz w:val="24"/>
          <w:szCs w:val="24"/>
        </w:rPr>
        <w:t xml:space="preserve"> (2023).</w:t>
      </w:r>
      <w:r w:rsidR="005A713D" w:rsidRPr="00EA2985">
        <w:rPr>
          <w:rFonts w:ascii="Times New Roman" w:eastAsiaTheme="minorEastAsia" w:hAnsi="Times New Roman" w:cs="Times New Roman"/>
          <w:sz w:val="24"/>
          <w:szCs w:val="24"/>
        </w:rPr>
        <w:t xml:space="preserve"> The model also included selected cross-scale interactions, namely between tree size </w:t>
      </w:r>
      <w:r w:rsidR="005A713D" w:rsidRPr="00EA2985">
        <w:rPr>
          <w:rFonts w:ascii="Times New Roman" w:eastAsiaTheme="minorEastAsia" w:hAnsi="Times New Roman" w:cs="Times New Roman"/>
          <w:i/>
          <w:iCs/>
          <w:sz w:val="24"/>
          <w:szCs w:val="24"/>
        </w:rPr>
        <w:t>DIA,</w:t>
      </w:r>
      <w:r w:rsidR="005A713D" w:rsidRPr="00EA2985">
        <w:rPr>
          <w:rFonts w:ascii="Times New Roman" w:eastAsiaTheme="minorEastAsia" w:hAnsi="Times New Roman" w:cs="Times New Roman"/>
          <w:sz w:val="24"/>
          <w:szCs w:val="24"/>
        </w:rPr>
        <w:t xml:space="preserve"> climate anomalies </w:t>
      </w:r>
      <w:r w:rsidR="005A713D" w:rsidRPr="00EA2985">
        <w:rPr>
          <w:rFonts w:ascii="Times New Roman" w:eastAsiaTheme="minorEastAsia" w:hAnsi="Times New Roman" w:cs="Times New Roman"/>
          <w:i/>
          <w:iCs/>
          <w:sz w:val="24"/>
          <w:szCs w:val="24"/>
        </w:rPr>
        <w:t>CA</w:t>
      </w:r>
      <w:r w:rsidR="005A713D" w:rsidRPr="00EA2985">
        <w:rPr>
          <w:rFonts w:ascii="Times New Roman" w:eastAsiaTheme="minorEastAsia" w:hAnsi="Times New Roman" w:cs="Times New Roman"/>
          <w:sz w:val="24"/>
          <w:szCs w:val="24"/>
        </w:rPr>
        <w:t xml:space="preserve">, and disturbed area </w:t>
      </w:r>
      <w:r w:rsidR="005A713D" w:rsidRPr="00EA2985">
        <w:rPr>
          <w:rFonts w:ascii="Times New Roman" w:eastAsiaTheme="minorEastAsia" w:hAnsi="Times New Roman" w:cs="Times New Roman"/>
          <w:i/>
          <w:iCs/>
          <w:sz w:val="24"/>
          <w:szCs w:val="24"/>
        </w:rPr>
        <w:t>AF</w:t>
      </w:r>
      <w:r w:rsidR="005A713D" w:rsidRPr="00EA2985">
        <w:rPr>
          <w:rFonts w:ascii="Times New Roman" w:eastAsiaTheme="minorEastAsia" w:hAnsi="Times New Roman" w:cs="Times New Roman"/>
          <w:sz w:val="24"/>
          <w:szCs w:val="24"/>
        </w:rPr>
        <w:t xml:space="preserve"> and </w:t>
      </w:r>
      <w:r w:rsidR="005A713D" w:rsidRPr="00EA2985">
        <w:rPr>
          <w:rFonts w:ascii="Times New Roman" w:eastAsiaTheme="minorEastAsia" w:hAnsi="Times New Roman" w:cs="Times New Roman"/>
          <w:i/>
          <w:iCs/>
          <w:sz w:val="24"/>
          <w:szCs w:val="24"/>
        </w:rPr>
        <w:t>AB</w:t>
      </w:r>
      <w:r w:rsidR="005A713D" w:rsidRPr="00EA2985">
        <w:rPr>
          <w:rFonts w:ascii="Times New Roman" w:eastAsiaTheme="minorEastAsia" w:hAnsi="Times New Roman" w:cs="Times New Roman"/>
          <w:sz w:val="24"/>
          <w:szCs w:val="24"/>
        </w:rPr>
        <w:t>.</w:t>
      </w:r>
      <w:r w:rsidR="00D41583">
        <w:rPr>
          <w:rFonts w:ascii="Times New Roman" w:eastAsiaTheme="minorEastAsia" w:hAnsi="Times New Roman" w:cs="Times New Roman"/>
          <w:sz w:val="24"/>
          <w:szCs w:val="24"/>
        </w:rPr>
        <w:t xml:space="preserve"> β</w:t>
      </w:r>
      <w:r w:rsidR="00D41583">
        <w:rPr>
          <w:rFonts w:ascii="Times New Roman" w:eastAsiaTheme="minorEastAsia" w:hAnsi="Times New Roman" w:cs="Times New Roman"/>
          <w:sz w:val="24"/>
          <w:szCs w:val="24"/>
          <w:vertAlign w:val="subscript"/>
        </w:rPr>
        <w:t>4</w:t>
      </w:r>
      <w:r w:rsidR="00D41583">
        <w:rPr>
          <w:rFonts w:ascii="Times New Roman" w:eastAsiaTheme="minorEastAsia" w:hAnsi="Times New Roman" w:cs="Times New Roman"/>
          <w:sz w:val="24"/>
          <w:szCs w:val="24"/>
        </w:rPr>
        <w:t>,</w:t>
      </w:r>
      <w:r w:rsidR="00D41583" w:rsidRPr="00D41583">
        <w:rPr>
          <w:rFonts w:ascii="Times New Roman" w:eastAsiaTheme="minorEastAsia" w:hAnsi="Times New Roman" w:cs="Times New Roman"/>
          <w:sz w:val="24"/>
          <w:szCs w:val="24"/>
        </w:rPr>
        <w:t xml:space="preserve"> </w:t>
      </w:r>
      <w:r w:rsidR="00D41583">
        <w:rPr>
          <w:rFonts w:ascii="Times New Roman" w:eastAsiaTheme="minorEastAsia" w:hAnsi="Times New Roman" w:cs="Times New Roman"/>
          <w:sz w:val="24"/>
          <w:szCs w:val="24"/>
        </w:rPr>
        <w:t>β</w:t>
      </w:r>
      <w:r w:rsidR="00D41583">
        <w:rPr>
          <w:rFonts w:ascii="Times New Roman" w:eastAsiaTheme="minorEastAsia" w:hAnsi="Times New Roman" w:cs="Times New Roman"/>
          <w:sz w:val="24"/>
          <w:szCs w:val="24"/>
          <w:vertAlign w:val="subscript"/>
        </w:rPr>
        <w:t>5</w:t>
      </w:r>
      <w:r w:rsidR="00D41583">
        <w:rPr>
          <w:rFonts w:ascii="Times New Roman" w:eastAsiaTheme="minorEastAsia" w:hAnsi="Times New Roman" w:cs="Times New Roman"/>
          <w:sz w:val="24"/>
          <w:szCs w:val="24"/>
        </w:rPr>
        <w:t>, and β</w:t>
      </w:r>
      <w:r w:rsidR="00D41583">
        <w:rPr>
          <w:rFonts w:ascii="Times New Roman" w:eastAsiaTheme="minorEastAsia" w:hAnsi="Times New Roman" w:cs="Times New Roman"/>
          <w:sz w:val="24"/>
          <w:szCs w:val="24"/>
          <w:vertAlign w:val="subscript"/>
        </w:rPr>
        <w:t>6</w:t>
      </w:r>
      <w:r w:rsidR="00D41583">
        <w:rPr>
          <w:rFonts w:ascii="Times New Roman" w:eastAsiaTheme="minorEastAsia" w:hAnsi="Times New Roman" w:cs="Times New Roman"/>
          <w:sz w:val="24"/>
          <w:szCs w:val="24"/>
        </w:rPr>
        <w:t xml:space="preserve"> terms </w:t>
      </w:r>
      <w:r w:rsidR="00D41583">
        <w:rPr>
          <w:rFonts w:ascii="Times New Roman" w:eastAsiaTheme="minorEastAsia" w:hAnsi="Times New Roman" w:cs="Times New Roman"/>
          <w:sz w:val="24"/>
          <w:szCs w:val="24"/>
        </w:rPr>
        <w:lastRenderedPageBreak/>
        <w:t>represent vectors of model-estimated coefficients corresponding to the indices for each covariate and interactions between covariates.</w:t>
      </w:r>
      <w:r w:rsidR="00DA4B07">
        <w:rPr>
          <w:rFonts w:ascii="Times New Roman" w:eastAsiaTheme="minorEastAsia" w:hAnsi="Times New Roman" w:cs="Times New Roman"/>
          <w:sz w:val="24"/>
          <w:szCs w:val="24"/>
        </w:rPr>
        <w:t xml:space="preserve"> </w:t>
      </w:r>
    </w:p>
    <w:p w14:paraId="1BAC2D3B" w14:textId="5C6741F7" w:rsidR="00EA2985" w:rsidRPr="00434BDC" w:rsidRDefault="00EA2985" w:rsidP="001E4DEF">
      <w:pPr>
        <w:spacing w:line="360" w:lineRule="auto"/>
        <w:rPr>
          <w:rFonts w:ascii="Times New Roman" w:hAnsi="Times New Roman" w:cs="Times New Roman"/>
          <w:i/>
          <w:iCs/>
          <w:sz w:val="24"/>
          <w:szCs w:val="24"/>
        </w:rPr>
      </w:pPr>
      <w:r w:rsidRPr="00434BDC">
        <w:rPr>
          <w:rFonts w:ascii="Times New Roman" w:hAnsi="Times New Roman" w:cs="Times New Roman"/>
          <w:i/>
          <w:iCs/>
          <w:sz w:val="24"/>
          <w:szCs w:val="24"/>
        </w:rPr>
        <w:t>Regeneration model</w:t>
      </w:r>
      <w:r w:rsidR="00434BDC">
        <w:rPr>
          <w:rFonts w:ascii="Times New Roman" w:hAnsi="Times New Roman" w:cs="Times New Roman"/>
          <w:i/>
          <w:iCs/>
          <w:sz w:val="24"/>
          <w:szCs w:val="24"/>
        </w:rPr>
        <w:t>s</w:t>
      </w:r>
    </w:p>
    <w:p w14:paraId="64CD23D6" w14:textId="408E7A6D" w:rsidR="006049C1" w:rsidRDefault="008977EF"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FIA field procedures define seedlings as individual trees with a diameter of less than 2.54 cm and a height of at least 15 cm. Seedlings are inventoried on smaller </w:t>
      </w:r>
      <w:commentRangeStart w:id="32"/>
      <w:r>
        <w:rPr>
          <w:rFonts w:ascii="Times New Roman" w:hAnsi="Times New Roman" w:cs="Times New Roman"/>
          <w:sz w:val="24"/>
          <w:szCs w:val="24"/>
        </w:rPr>
        <w:t xml:space="preserve">microplots </w:t>
      </w:r>
      <w:commentRangeEnd w:id="32"/>
      <w:r w:rsidR="00990DCD">
        <w:rPr>
          <w:rStyle w:val="CommentReference"/>
        </w:rPr>
        <w:commentReference w:id="32"/>
      </w:r>
      <w:r>
        <w:rPr>
          <w:rFonts w:ascii="Times New Roman" w:hAnsi="Times New Roman" w:cs="Times New Roman"/>
          <w:sz w:val="24"/>
          <w:szCs w:val="24"/>
        </w:rPr>
        <w:t xml:space="preserve">nested within subplots; because of this, seedling density estimates have more uncertainty than those for </w:t>
      </w:r>
      <w:proofErr w:type="gramStart"/>
      <w:r>
        <w:rPr>
          <w:rFonts w:ascii="Times New Roman" w:hAnsi="Times New Roman" w:cs="Times New Roman"/>
          <w:sz w:val="24"/>
          <w:szCs w:val="24"/>
        </w:rPr>
        <w:t>adults, and</w:t>
      </w:r>
      <w:proofErr w:type="gramEnd"/>
      <w:r>
        <w:rPr>
          <w:rFonts w:ascii="Times New Roman" w:hAnsi="Times New Roman" w:cs="Times New Roman"/>
          <w:sz w:val="24"/>
          <w:szCs w:val="24"/>
        </w:rPr>
        <w:t xml:space="preserve"> may be unreliable when there is high spatial heterogeneity. We thus chose to model subalpine fir and Engelmann spruce</w:t>
      </w:r>
      <w:r w:rsidR="00DA4B07">
        <w:rPr>
          <w:rFonts w:ascii="Times New Roman" w:hAnsi="Times New Roman" w:cs="Times New Roman"/>
          <w:sz w:val="24"/>
          <w:szCs w:val="24"/>
        </w:rPr>
        <w:t xml:space="preserve"> regeneration using seedling presence rather than seedling densities. For each species, we used a binomial generalized linear mixed model to predict the probability of seedling presence at an FIA plot at its remeasurement:</w:t>
      </w:r>
    </w:p>
    <w:p w14:paraId="3902C16F" w14:textId="352D5A48" w:rsidR="00DA4B07" w:rsidRPr="00EA2985" w:rsidRDefault="00000000" w:rsidP="001E4D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SEV</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BAH</m:t>
              </m:r>
            </m:e>
            <m: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 xml:space="preserve">+ ε </m:t>
          </m:r>
        </m:oMath>
      </m:oMathPara>
    </w:p>
    <w:p w14:paraId="02C82A16" w14:textId="7C675ABC" w:rsidR="00DA4B07" w:rsidRPr="008D7833" w:rsidRDefault="008D7833" w:rsidP="001E4DEF">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where seedling presence </w:t>
      </w:r>
      <w:r>
        <w:rPr>
          <w:rFonts w:ascii="Times New Roman" w:hAnsi="Times New Roman" w:cs="Times New Roman"/>
          <w:i/>
          <w:iCs/>
          <w:sz w:val="24"/>
          <w:szCs w:val="24"/>
        </w:rPr>
        <w:t>R</w:t>
      </w:r>
      <w:r>
        <w:rPr>
          <w:rFonts w:ascii="Times New Roman" w:hAnsi="Times New Roman" w:cs="Times New Roman"/>
          <w:sz w:val="24"/>
          <w:szCs w:val="24"/>
        </w:rPr>
        <w:t xml:space="preserve"> in plot </w:t>
      </w:r>
      <w:r>
        <w:rPr>
          <w:rFonts w:ascii="Times New Roman" w:hAnsi="Times New Roman" w:cs="Times New Roman"/>
          <w:i/>
          <w:iCs/>
          <w:sz w:val="24"/>
          <w:szCs w:val="24"/>
        </w:rPr>
        <w:t>p</w:t>
      </w:r>
      <w:r>
        <w:rPr>
          <w:rFonts w:ascii="Times New Roman" w:hAnsi="Times New Roman" w:cs="Times New Roman"/>
          <w:sz w:val="24"/>
          <w:szCs w:val="24"/>
        </w:rPr>
        <w:t xml:space="preserve"> nested in ecoregion </w:t>
      </w:r>
      <w:proofErr w:type="spellStart"/>
      <w:r>
        <w:rPr>
          <w:rFonts w:ascii="Times New Roman" w:hAnsi="Times New Roman" w:cs="Times New Roman"/>
          <w:i/>
          <w:iCs/>
          <w:sz w:val="24"/>
          <w:szCs w:val="24"/>
        </w:rPr>
        <w:t>r</w:t>
      </w:r>
      <w:r>
        <w:rPr>
          <w:rFonts w:ascii="Times New Roman" w:hAnsi="Times New Roman" w:cs="Times New Roman"/>
          <w:sz w:val="24"/>
          <w:szCs w:val="24"/>
        </w:rPr>
        <w:t xml:space="preserve"> at</w:t>
      </w:r>
      <w:proofErr w:type="spellEnd"/>
      <w:r>
        <w:rPr>
          <w:rFonts w:ascii="Times New Roman" w:hAnsi="Times New Roman" w:cs="Times New Roman"/>
          <w:sz w:val="24"/>
          <w:szCs w:val="24"/>
        </w:rPr>
        <w:t xml:space="preserve"> time </w:t>
      </w:r>
      <w:r>
        <w:rPr>
          <w:rFonts w:ascii="Times New Roman" w:hAnsi="Times New Roman" w:cs="Times New Roman"/>
          <w:i/>
          <w:iCs/>
          <w:sz w:val="24"/>
          <w:szCs w:val="24"/>
        </w:rPr>
        <w:t>t</w:t>
      </w:r>
      <w:r>
        <w:rPr>
          <w:rFonts w:ascii="Times New Roman" w:hAnsi="Times New Roman" w:cs="Times New Roman"/>
          <w:i/>
          <w:iCs/>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modeled as a linear function of a </w:t>
      </w:r>
      <w:r w:rsidRPr="00EA2985">
        <w:rPr>
          <w:rFonts w:ascii="Times New Roman" w:eastAsiaTheme="minorEastAsia" w:hAnsi="Times New Roman" w:cs="Times New Roman"/>
          <w:sz w:val="24"/>
          <w:szCs w:val="24"/>
        </w:rPr>
        <w:t>fixed intercept b0 modified by a random term g1</w:t>
      </w:r>
      <w:ins w:id="33" w:author="Bell, David - FS, OR" w:date="2024-04-05T13:40:00Z">
        <w:r w:rsidR="00990DCD">
          <w:rPr>
            <w:rFonts w:ascii="Times New Roman" w:eastAsiaTheme="minorEastAsia" w:hAnsi="Times New Roman" w:cs="Times New Roman"/>
            <w:sz w:val="24"/>
            <w:szCs w:val="24"/>
          </w:rPr>
          <w:t xml:space="preserve"> for ecoregion </w:t>
        </w:r>
        <w:r w:rsidR="00990DCD" w:rsidRPr="00990DCD">
          <w:rPr>
            <w:rFonts w:ascii="Times New Roman" w:eastAsiaTheme="minorEastAsia" w:hAnsi="Times New Roman" w:cs="Times New Roman"/>
            <w:i/>
            <w:iCs/>
            <w:sz w:val="24"/>
            <w:szCs w:val="24"/>
            <w:rPrChange w:id="34" w:author="Bell, David - FS, OR" w:date="2024-04-05T13:40:00Z">
              <w:rPr>
                <w:rFonts w:ascii="Times New Roman" w:eastAsiaTheme="minorEastAsia" w:hAnsi="Times New Roman" w:cs="Times New Roman"/>
                <w:sz w:val="24"/>
                <w:szCs w:val="24"/>
              </w:rPr>
            </w:rPrChange>
          </w:rPr>
          <w:t>r</w:t>
        </w:r>
      </w:ins>
      <w:r>
        <w:rPr>
          <w:rFonts w:ascii="Times New Roman" w:eastAsiaTheme="minorEastAsia" w:hAnsi="Times New Roman" w:cs="Times New Roman"/>
          <w:sz w:val="24"/>
          <w:szCs w:val="24"/>
        </w:rPr>
        <w:t xml:space="preserve"> and several predictor variables. These include the severity of fire disturbance (</w:t>
      </w:r>
      <w:r>
        <w:rPr>
          <w:rFonts w:ascii="Times New Roman" w:eastAsiaTheme="minorEastAsia" w:hAnsi="Times New Roman" w:cs="Times New Roman"/>
          <w:i/>
          <w:iCs/>
          <w:sz w:val="24"/>
          <w:szCs w:val="24"/>
        </w:rPr>
        <w:t>SEV</w:t>
      </w:r>
      <w:r>
        <w:rPr>
          <w:rFonts w:ascii="Times New Roman" w:eastAsiaTheme="minorEastAsia" w:hAnsi="Times New Roman" w:cs="Times New Roman"/>
          <w:sz w:val="24"/>
          <w:szCs w:val="24"/>
        </w:rPr>
        <w:t>) on a plot between t</w:t>
      </w:r>
      <w:r w:rsidRPr="002221F4">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and t1, calculated as the </w:t>
      </w:r>
      <w:commentRangeStart w:id="35"/>
      <w:r>
        <w:rPr>
          <w:rFonts w:ascii="Times New Roman" w:eastAsiaTheme="minorEastAsia" w:hAnsi="Times New Roman" w:cs="Times New Roman"/>
          <w:sz w:val="24"/>
          <w:szCs w:val="24"/>
        </w:rPr>
        <w:t>proportion of adult trees of all species</w:t>
      </w:r>
      <w:commentRangeEnd w:id="35"/>
      <w:r w:rsidR="00032B0D">
        <w:rPr>
          <w:rStyle w:val="CommentReference"/>
        </w:rPr>
        <w:commentReference w:id="35"/>
      </w:r>
      <w:r>
        <w:rPr>
          <w:rFonts w:ascii="Times New Roman" w:eastAsiaTheme="minorEastAsia" w:hAnsi="Times New Roman" w:cs="Times New Roman"/>
          <w:sz w:val="24"/>
          <w:szCs w:val="24"/>
        </w:rPr>
        <w:t xml:space="preserve"> living on the plot at t1 that had died due to fire (according to FIA field crew assignments) by t2. Other predictors included total stand basal area (</w:t>
      </w:r>
      <w:r w:rsidRPr="008D7833">
        <w:rPr>
          <w:rFonts w:ascii="Times New Roman" w:eastAsiaTheme="minorEastAsia" w:hAnsi="Times New Roman" w:cs="Times New Roman"/>
          <w:i/>
          <w:iCs/>
          <w:sz w:val="24"/>
          <w:szCs w:val="24"/>
        </w:rPr>
        <w:t>BAH</w:t>
      </w:r>
      <w:r>
        <w:rPr>
          <w:rFonts w:ascii="Times New Roman" w:eastAsiaTheme="minorEastAsia" w:hAnsi="Times New Roman" w:cs="Times New Roman"/>
          <w:sz w:val="24"/>
          <w:szCs w:val="24"/>
        </w:rPr>
        <w:t xml:space="preserve">) and reference period climate </w:t>
      </w:r>
      <w:proofErr w:type="spellStart"/>
      <w:r>
        <w:rPr>
          <w:rFonts w:ascii="Times New Roman" w:eastAsiaTheme="minorEastAsia" w:hAnsi="Times New Roman" w:cs="Times New Roman"/>
          <w:sz w:val="24"/>
          <w:szCs w:val="24"/>
        </w:rPr>
        <w:t>normals</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CN</w:t>
      </w:r>
      <w:r>
        <w:rPr>
          <w:rFonts w:ascii="Times New Roman" w:eastAsiaTheme="minorEastAsia" w:hAnsi="Times New Roman" w:cs="Times New Roman"/>
          <w:sz w:val="24"/>
          <w:szCs w:val="24"/>
        </w:rPr>
        <w:t>) and remeasurement period climate anomalies (</w:t>
      </w:r>
      <w:r>
        <w:rPr>
          <w:rFonts w:ascii="Times New Roman" w:eastAsiaTheme="minorEastAsia" w:hAnsi="Times New Roman" w:cs="Times New Roman"/>
          <w:i/>
          <w:iCs/>
          <w:sz w:val="24"/>
          <w:szCs w:val="24"/>
        </w:rPr>
        <w:t>CA</w:t>
      </w:r>
      <w:r>
        <w:rPr>
          <w:rFonts w:ascii="Times New Roman" w:eastAsiaTheme="minorEastAsia" w:hAnsi="Times New Roman" w:cs="Times New Roman"/>
          <w:sz w:val="24"/>
          <w:szCs w:val="24"/>
        </w:rPr>
        <w:t xml:space="preserve">), as described for the mortality models above. </w:t>
      </w:r>
    </w:p>
    <w:p w14:paraId="3287CFD6" w14:textId="7756CAFC" w:rsidR="00EA2985" w:rsidRPr="00434BDC" w:rsidRDefault="00434BDC"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t>Recruitment models</w:t>
      </w:r>
    </w:p>
    <w:p w14:paraId="5D03C7DF" w14:textId="17155635" w:rsidR="001E4DEF" w:rsidRDefault="001E4DEF" w:rsidP="001E4DEF">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Previous work on subalpine fir population trends has demonstrated that sapling recruitment presents a critical demographic bottleneck for the species across its distribution (Perret </w:t>
      </w:r>
      <w:r>
        <w:rPr>
          <w:rFonts w:ascii="Times New Roman" w:hAnsi="Times New Roman" w:cs="Times New Roman"/>
          <w:i/>
          <w:iCs/>
          <w:sz w:val="24"/>
          <w:szCs w:val="24"/>
        </w:rPr>
        <w:t>et al.</w:t>
      </w:r>
      <w:r>
        <w:rPr>
          <w:rFonts w:ascii="Times New Roman" w:hAnsi="Times New Roman" w:cs="Times New Roman"/>
          <w:sz w:val="24"/>
          <w:szCs w:val="24"/>
        </w:rPr>
        <w:t xml:space="preserve"> 2023). However, saplings are defined by FIA field protocol as trees with a diameter between 2.54 and 12.7 </w:t>
      </w:r>
      <w:proofErr w:type="gramStart"/>
      <w:r>
        <w:rPr>
          <w:rFonts w:ascii="Times New Roman" w:hAnsi="Times New Roman" w:cs="Times New Roman"/>
          <w:sz w:val="24"/>
          <w:szCs w:val="24"/>
        </w:rPr>
        <w:t>cm, and</w:t>
      </w:r>
      <w:proofErr w:type="gramEnd"/>
      <w:r>
        <w:rPr>
          <w:rFonts w:ascii="Times New Roman" w:hAnsi="Times New Roman" w:cs="Times New Roman"/>
          <w:sz w:val="24"/>
          <w:szCs w:val="24"/>
        </w:rPr>
        <w:t xml:space="preserve"> are inventoried on microplots similarly to seedlings. We thus chose to model sapling recruitment similarly to seedling </w:t>
      </w:r>
      <w:proofErr w:type="gramStart"/>
      <w:r>
        <w:rPr>
          <w:rFonts w:ascii="Times New Roman" w:hAnsi="Times New Roman" w:cs="Times New Roman"/>
          <w:sz w:val="24"/>
          <w:szCs w:val="24"/>
        </w:rPr>
        <w:t>regeneration;</w:t>
      </w:r>
      <w:proofErr w:type="gramEnd"/>
      <w:r>
        <w:rPr>
          <w:rFonts w:ascii="Times New Roman" w:hAnsi="Times New Roman" w:cs="Times New Roman"/>
          <w:sz w:val="24"/>
          <w:szCs w:val="24"/>
        </w:rPr>
        <w:t xml:space="preserve"> as the presence or absence of new sapling recruits recorded on the microplot at remeasurement.</w:t>
      </w:r>
      <w:r w:rsidR="008A3F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E4DEF">
        <w:rPr>
          <w:rFonts w:ascii="Times New Roman" w:hAnsi="Times New Roman" w:cs="Times New Roman"/>
          <w:color w:val="FF0000"/>
          <w:sz w:val="24"/>
          <w:szCs w:val="24"/>
        </w:rPr>
        <w:t xml:space="preserve">**sentence about splitting seedlings/saplings getting at different demographic </w:t>
      </w:r>
      <w:proofErr w:type="gramStart"/>
      <w:r w:rsidRPr="001E4DEF">
        <w:rPr>
          <w:rFonts w:ascii="Times New Roman" w:hAnsi="Times New Roman" w:cs="Times New Roman"/>
          <w:color w:val="FF0000"/>
          <w:sz w:val="24"/>
          <w:szCs w:val="24"/>
        </w:rPr>
        <w:t>processes?*</w:t>
      </w:r>
      <w:proofErr w:type="gramEnd"/>
      <w:r w:rsidRPr="001E4DEF">
        <w:rPr>
          <w:rFonts w:ascii="Times New Roman" w:hAnsi="Times New Roman" w:cs="Times New Roman"/>
          <w:color w:val="FF0000"/>
          <w:sz w:val="24"/>
          <w:szCs w:val="24"/>
        </w:rPr>
        <w:t>*</w:t>
      </w:r>
      <w:r>
        <w:rPr>
          <w:rFonts w:ascii="Times New Roman" w:hAnsi="Times New Roman" w:cs="Times New Roman"/>
          <w:sz w:val="24"/>
          <w:szCs w:val="24"/>
        </w:rPr>
        <w:t xml:space="preserve"> Sapling recruitment models were structured identically to seedling regeneration models (equation 2)</w:t>
      </w:r>
      <w:r w:rsidR="00DF70D3">
        <w:rPr>
          <w:rFonts w:ascii="Times New Roman" w:hAnsi="Times New Roman" w:cs="Times New Roman"/>
          <w:sz w:val="24"/>
          <w:szCs w:val="24"/>
        </w:rPr>
        <w:t xml:space="preserve"> for both species.</w:t>
      </w:r>
    </w:p>
    <w:p w14:paraId="262136E9" w14:textId="77777777" w:rsidR="001E4DEF" w:rsidRPr="00EA2985" w:rsidRDefault="001E4DEF" w:rsidP="001E4DEF">
      <w:pPr>
        <w:spacing w:line="360" w:lineRule="auto"/>
        <w:rPr>
          <w:rFonts w:ascii="Times New Roman" w:hAnsi="Times New Roman" w:cs="Times New Roman"/>
          <w:sz w:val="24"/>
          <w:szCs w:val="24"/>
        </w:rPr>
      </w:pPr>
    </w:p>
    <w:p w14:paraId="5B0F4045" w14:textId="51581345" w:rsidR="00EA2985" w:rsidRPr="008A3F0B" w:rsidRDefault="00E25466" w:rsidP="001E4DEF">
      <w:pPr>
        <w:spacing w:line="360" w:lineRule="auto"/>
        <w:ind w:left="720" w:hanging="720"/>
        <w:rPr>
          <w:rFonts w:ascii="Times New Roman" w:hAnsi="Times New Roman" w:cs="Times New Roman"/>
          <w:color w:val="FF0000"/>
          <w:sz w:val="24"/>
          <w:szCs w:val="24"/>
          <w:u w:val="single"/>
        </w:rPr>
      </w:pPr>
      <w:r w:rsidRPr="008A3F0B">
        <w:rPr>
          <w:rFonts w:ascii="Times New Roman" w:hAnsi="Times New Roman" w:cs="Times New Roman"/>
          <w:color w:val="FF0000"/>
          <w:sz w:val="24"/>
          <w:szCs w:val="24"/>
          <w:u w:val="single"/>
        </w:rPr>
        <w:lastRenderedPageBreak/>
        <w:t>Future Projections</w:t>
      </w:r>
    </w:p>
    <w:p w14:paraId="74E3087F" w14:textId="71C56692" w:rsidR="008A3F0B" w:rsidRDefault="008A3F0B" w:rsidP="001E4DEF">
      <w:pPr>
        <w:spacing w:line="360" w:lineRule="auto"/>
        <w:ind w:left="720" w:hanging="720"/>
        <w:rPr>
          <w:rFonts w:ascii="Times New Roman" w:hAnsi="Times New Roman" w:cs="Times New Roman"/>
          <w:i/>
          <w:iCs/>
          <w:color w:val="FF0000"/>
          <w:sz w:val="24"/>
          <w:szCs w:val="24"/>
        </w:rPr>
      </w:pPr>
      <w:r w:rsidRPr="008A3F0B">
        <w:rPr>
          <w:rFonts w:ascii="Times New Roman" w:hAnsi="Times New Roman" w:cs="Times New Roman"/>
          <w:color w:val="FF0000"/>
          <w:sz w:val="24"/>
          <w:szCs w:val="24"/>
        </w:rPr>
        <w:tab/>
      </w:r>
      <w:r w:rsidRPr="008A3F0B">
        <w:rPr>
          <w:rFonts w:ascii="Times New Roman" w:hAnsi="Times New Roman" w:cs="Times New Roman"/>
          <w:i/>
          <w:iCs/>
          <w:color w:val="FF0000"/>
          <w:sz w:val="24"/>
          <w:szCs w:val="24"/>
        </w:rPr>
        <w:t xml:space="preserve">In progress! This section will connect models to change categories, and step through using future climate, disturbance, and management scenarios to assess future </w:t>
      </w:r>
      <w:proofErr w:type="spellStart"/>
      <w:r w:rsidRPr="008A3F0B">
        <w:rPr>
          <w:rFonts w:ascii="Times New Roman" w:hAnsi="Times New Roman" w:cs="Times New Roman"/>
          <w:i/>
          <w:iCs/>
          <w:color w:val="FF0000"/>
          <w:sz w:val="24"/>
          <w:szCs w:val="24"/>
        </w:rPr>
        <w:t>vulnerabiliies</w:t>
      </w:r>
      <w:proofErr w:type="spellEnd"/>
      <w:r w:rsidRPr="008A3F0B">
        <w:rPr>
          <w:rFonts w:ascii="Times New Roman" w:hAnsi="Times New Roman" w:cs="Times New Roman"/>
          <w:i/>
          <w:iCs/>
          <w:color w:val="FF0000"/>
          <w:sz w:val="24"/>
          <w:szCs w:val="24"/>
        </w:rPr>
        <w:t xml:space="preserve"> and opportunities for mitigation (e.g., reducing stand basal area, reducing fire severity, </w:t>
      </w:r>
      <w:proofErr w:type="spellStart"/>
      <w:r w:rsidRPr="008A3F0B">
        <w:rPr>
          <w:rFonts w:ascii="Times New Roman" w:hAnsi="Times New Roman" w:cs="Times New Roman"/>
          <w:i/>
          <w:iCs/>
          <w:color w:val="FF0000"/>
          <w:sz w:val="24"/>
          <w:szCs w:val="24"/>
        </w:rPr>
        <w:t>etc</w:t>
      </w:r>
      <w:proofErr w:type="spellEnd"/>
      <w:r w:rsidRPr="008A3F0B">
        <w:rPr>
          <w:rFonts w:ascii="Times New Roman" w:hAnsi="Times New Roman" w:cs="Times New Roman"/>
          <w:i/>
          <w:iCs/>
          <w:color w:val="FF0000"/>
          <w:sz w:val="24"/>
          <w:szCs w:val="24"/>
        </w:rPr>
        <w:t xml:space="preserve">). </w:t>
      </w:r>
    </w:p>
    <w:p w14:paraId="432AAA45" w14:textId="6FEE8827" w:rsidR="002B7BCC" w:rsidRDefault="002B7BCC"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Connect demo models to change </w:t>
      </w:r>
      <w:proofErr w:type="gramStart"/>
      <w:r>
        <w:rPr>
          <w:rFonts w:ascii="Times New Roman" w:hAnsi="Times New Roman" w:cs="Times New Roman"/>
          <w:i/>
          <w:iCs/>
          <w:color w:val="FF0000"/>
          <w:sz w:val="24"/>
          <w:szCs w:val="24"/>
        </w:rPr>
        <w:t>categories</w:t>
      </w:r>
      <w:proofErr w:type="gramEnd"/>
    </w:p>
    <w:p w14:paraId="6E2FE43A" w14:textId="78018EC7" w:rsidR="002B7BCC" w:rsidRDefault="002B7BCC"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Quantify how well demo rates discriminate between categories </w:t>
      </w:r>
      <w:r w:rsidRPr="002B7BCC">
        <w:rPr>
          <w:rFonts w:ascii="Times New Roman" w:hAnsi="Times New Roman" w:cs="Times New Roman"/>
          <w:i/>
          <w:iCs/>
          <w:color w:val="FF0000"/>
          <w:sz w:val="24"/>
          <w:szCs w:val="24"/>
        </w:rPr>
        <w:sym w:font="Wingdings" w:char="F0E0"/>
      </w:r>
      <w:r>
        <w:rPr>
          <w:rFonts w:ascii="Times New Roman" w:hAnsi="Times New Roman" w:cs="Times New Roman"/>
          <w:i/>
          <w:iCs/>
          <w:color w:val="FF0000"/>
          <w:sz w:val="24"/>
          <w:szCs w:val="24"/>
        </w:rPr>
        <w:t xml:space="preserve"> best way to do this? Perhaps with a simple multinomial regression analysis or decision tree might work </w:t>
      </w:r>
      <w:proofErr w:type="gramStart"/>
      <w:r>
        <w:rPr>
          <w:rFonts w:ascii="Times New Roman" w:hAnsi="Times New Roman" w:cs="Times New Roman"/>
          <w:i/>
          <w:iCs/>
          <w:color w:val="FF0000"/>
          <w:sz w:val="24"/>
          <w:szCs w:val="24"/>
        </w:rPr>
        <w:t>too</w:t>
      </w:r>
      <w:proofErr w:type="gramEnd"/>
    </w:p>
    <w:p w14:paraId="24D71875" w14:textId="28972178" w:rsidR="002B7BCC" w:rsidRDefault="003B788D"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Force demo models with future scenarios (e.g., 2050 climate with current disturbance, +5% disturbance, +10% disturbance, -10% stand density)</w:t>
      </w:r>
    </w:p>
    <w:p w14:paraId="58D19376" w14:textId="687EFAC6" w:rsidR="003B788D" w:rsidRPr="002B7BCC" w:rsidRDefault="003B788D" w:rsidP="002B7BCC">
      <w:pPr>
        <w:pStyle w:val="ListParagraph"/>
        <w:numPr>
          <w:ilvl w:val="0"/>
          <w:numId w:val="1"/>
        </w:num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Connect back to categories to see which areas are most vulnerable to switching from persistence &gt; compositional change, etc.</w:t>
      </w:r>
    </w:p>
    <w:p w14:paraId="2FE6F1A9" w14:textId="77777777" w:rsidR="008A3F0B" w:rsidRPr="00434BDC" w:rsidRDefault="008A3F0B" w:rsidP="001E4DEF">
      <w:pPr>
        <w:spacing w:line="360" w:lineRule="auto"/>
        <w:ind w:left="720" w:hanging="720"/>
        <w:rPr>
          <w:rFonts w:ascii="Times New Roman" w:hAnsi="Times New Roman" w:cs="Times New Roman"/>
          <w:sz w:val="24"/>
          <w:szCs w:val="24"/>
          <w:u w:val="single"/>
        </w:rPr>
      </w:pPr>
    </w:p>
    <w:p w14:paraId="3AE823F8" w14:textId="77777777" w:rsidR="00EA2985" w:rsidRDefault="00EA2985" w:rsidP="001E4DEF">
      <w:pPr>
        <w:spacing w:line="360"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31FD9506" w:rsidR="00EA2985" w:rsidRPr="00A154A6" w:rsidRDefault="00BA0BD5" w:rsidP="001E4DEF">
      <w:pPr>
        <w:spacing w:line="360" w:lineRule="auto"/>
        <w:rPr>
          <w:rFonts w:ascii="Times New Roman" w:hAnsi="Times New Roman" w:cs="Times New Roman"/>
        </w:rPr>
      </w:pPr>
      <w:r>
        <w:rPr>
          <w:rFonts w:ascii="Times New Roman" w:hAnsi="Times New Roman" w:cs="Times New Roman"/>
          <w:b/>
          <w:bCs/>
        </w:rPr>
        <w:lastRenderedPageBreak/>
        <w:t>Results</w:t>
      </w:r>
    </w:p>
    <w:p w14:paraId="2816326E" w14:textId="5CA5701B" w:rsidR="00EA2985" w:rsidRPr="00BA0BD5" w:rsidRDefault="00EA2985" w:rsidP="001E4DEF">
      <w:pPr>
        <w:spacing w:line="360" w:lineRule="auto"/>
        <w:rPr>
          <w:rFonts w:ascii="Times New Roman" w:hAnsi="Times New Roman" w:cs="Times New Roman"/>
          <w:u w:val="single"/>
        </w:rPr>
      </w:pPr>
      <w:r w:rsidRPr="00BA0BD5">
        <w:rPr>
          <w:rFonts w:ascii="Times New Roman" w:hAnsi="Times New Roman" w:cs="Times New Roman"/>
          <w:u w:val="single"/>
        </w:rPr>
        <w:t xml:space="preserve">Population </w:t>
      </w:r>
      <w:r w:rsidR="006C41D4" w:rsidRPr="00BA0BD5">
        <w:rPr>
          <w:rFonts w:ascii="Times New Roman" w:hAnsi="Times New Roman" w:cs="Times New Roman"/>
          <w:u w:val="single"/>
        </w:rPr>
        <w:t>trajectories</w:t>
      </w:r>
    </w:p>
    <w:p w14:paraId="561B933C" w14:textId="0AFCF9F9" w:rsidR="006C41D4" w:rsidRPr="00BA0BD5" w:rsidRDefault="00EA2985" w:rsidP="001E4DEF">
      <w:pPr>
        <w:spacing w:line="360" w:lineRule="auto"/>
        <w:rPr>
          <w:rFonts w:ascii="Times New Roman" w:hAnsi="Times New Roman" w:cs="Times New Roman"/>
          <w:color w:val="FF0000"/>
        </w:rPr>
      </w:pPr>
      <w:r w:rsidRPr="00BA0BD5">
        <w:rPr>
          <w:rFonts w:ascii="Times New Roman" w:hAnsi="Times New Roman" w:cs="Times New Roman"/>
          <w:color w:val="FF0000"/>
        </w:rPr>
        <w:tab/>
      </w:r>
      <w:r w:rsidR="006C41D4" w:rsidRPr="00BA0BD5">
        <w:rPr>
          <w:rFonts w:ascii="Times New Roman" w:hAnsi="Times New Roman" w:cs="Times New Roman"/>
          <w:i/>
          <w:iCs/>
          <w:color w:val="FF0000"/>
        </w:rPr>
        <w:t>Start with brief couple sentences about each species trajectories separately.</w:t>
      </w:r>
    </w:p>
    <w:p w14:paraId="5F81BEFB" w14:textId="1903D82F" w:rsidR="006C41D4" w:rsidRDefault="006C41D4" w:rsidP="001E4DEF">
      <w:pPr>
        <w:spacing w:line="360" w:lineRule="auto"/>
        <w:rPr>
          <w:rFonts w:ascii="Times New Roman" w:hAnsi="Times New Roman" w:cs="Times New Roman"/>
        </w:rPr>
      </w:pPr>
      <w:r>
        <w:rPr>
          <w:rFonts w:ascii="Times New Roman" w:hAnsi="Times New Roman" w:cs="Times New Roman"/>
        </w:rPr>
        <w:tab/>
        <w:t xml:space="preserve">Across all ecoregion subsections where subalpine fir and Engelmann spruce co-occur, we found that 38.4% of the species’ shared </w:t>
      </w:r>
      <w:ins w:id="36" w:author="Bell, David - FS, OR" w:date="2024-04-05T13:53:00Z">
        <w:r w:rsidR="00032B0D">
          <w:rPr>
            <w:rFonts w:ascii="Times New Roman" w:hAnsi="Times New Roman" w:cs="Times New Roman"/>
          </w:rPr>
          <w:t xml:space="preserve">areal? </w:t>
        </w:r>
      </w:ins>
      <w:r>
        <w:rPr>
          <w:rFonts w:ascii="Times New Roman" w:hAnsi="Times New Roman" w:cs="Times New Roman"/>
        </w:rPr>
        <w:t xml:space="preserve">distribution falls in the </w:t>
      </w:r>
      <w:r>
        <w:rPr>
          <w:rFonts w:ascii="Times New Roman" w:hAnsi="Times New Roman" w:cs="Times New Roman"/>
          <w:i/>
          <w:iCs/>
        </w:rPr>
        <w:t xml:space="preserve">persistence/resilience </w:t>
      </w:r>
      <w:r>
        <w:rPr>
          <w:rFonts w:ascii="Times New Roman" w:hAnsi="Times New Roman" w:cs="Times New Roman"/>
        </w:rPr>
        <w:t xml:space="preserve">category (Figure 1), with positive population trajectories for both species. </w:t>
      </w:r>
      <w:r>
        <w:rPr>
          <w:rFonts w:ascii="Times New Roman" w:hAnsi="Times New Roman" w:cs="Times New Roman"/>
          <w:i/>
          <w:iCs/>
        </w:rPr>
        <w:t>Structural change,</w:t>
      </w:r>
      <w:r>
        <w:rPr>
          <w:rFonts w:ascii="Times New Roman" w:hAnsi="Times New Roman" w:cs="Times New Roman"/>
        </w:rPr>
        <w:t xml:space="preserve"> characterized by significant turnover among one or both species, comprised 13.0% of the shared distribution. In 38.6% of the shared distribution, population trajectories were mismatched between the two species such that one was in decline while the other was not, forming the </w:t>
      </w:r>
      <w:r>
        <w:rPr>
          <w:rFonts w:ascii="Times New Roman" w:hAnsi="Times New Roman" w:cs="Times New Roman"/>
          <w:i/>
          <w:iCs/>
        </w:rPr>
        <w:t>compositional change</w:t>
      </w:r>
      <w:r>
        <w:rPr>
          <w:rFonts w:ascii="Times New Roman" w:hAnsi="Times New Roman" w:cs="Times New Roman"/>
        </w:rPr>
        <w:t xml:space="preserve"> category. Both species were in decline across 10.1% of the shared distribution, indicating possible </w:t>
      </w:r>
      <w:r>
        <w:rPr>
          <w:rFonts w:ascii="Times New Roman" w:hAnsi="Times New Roman" w:cs="Times New Roman"/>
          <w:i/>
          <w:iCs/>
        </w:rPr>
        <w:t>replacement</w:t>
      </w:r>
      <w:r>
        <w:rPr>
          <w:rFonts w:ascii="Times New Roman" w:hAnsi="Times New Roman" w:cs="Times New Roman"/>
        </w:rPr>
        <w:t>.</w:t>
      </w:r>
      <w:r w:rsidR="000A78E3">
        <w:rPr>
          <w:rFonts w:ascii="Times New Roman" w:hAnsi="Times New Roman" w:cs="Times New Roman"/>
        </w:rPr>
        <w:t xml:space="preserve"> </w:t>
      </w:r>
    </w:p>
    <w:p w14:paraId="23190647" w14:textId="48205381" w:rsidR="000A78E3" w:rsidRPr="000A78E3" w:rsidRDefault="000A78E3" w:rsidP="001E4DEF">
      <w:pPr>
        <w:spacing w:line="360" w:lineRule="auto"/>
        <w:rPr>
          <w:rFonts w:ascii="Times New Roman" w:hAnsi="Times New Roman" w:cs="Times New Roman"/>
        </w:rPr>
      </w:pPr>
      <w:r>
        <w:rPr>
          <w:rFonts w:ascii="Times New Roman" w:hAnsi="Times New Roman" w:cs="Times New Roman"/>
        </w:rPr>
        <w:tab/>
        <w:t>We found notable differences in estimated population trajectories between regions and mountain ranges</w:t>
      </w:r>
      <w:r w:rsidR="00D87EFC">
        <w:rPr>
          <w:rFonts w:ascii="Times New Roman" w:hAnsi="Times New Roman" w:cs="Times New Roman"/>
        </w:rPr>
        <w:t xml:space="preserve"> (</w:t>
      </w:r>
      <w:commentRangeStart w:id="37"/>
      <w:r w:rsidR="00D87EFC">
        <w:rPr>
          <w:rFonts w:ascii="Times New Roman" w:hAnsi="Times New Roman" w:cs="Times New Roman"/>
        </w:rPr>
        <w:t>Figure 2</w:t>
      </w:r>
      <w:commentRangeEnd w:id="37"/>
      <w:r w:rsidR="00032B0D">
        <w:rPr>
          <w:rStyle w:val="CommentReference"/>
        </w:rPr>
        <w:commentReference w:id="37"/>
      </w:r>
      <w:r w:rsidR="00D87EFC">
        <w:rPr>
          <w:rFonts w:ascii="Times New Roman" w:hAnsi="Times New Roman" w:cs="Times New Roman"/>
        </w:rPr>
        <w:t>)</w:t>
      </w:r>
      <w:r>
        <w:rPr>
          <w:rFonts w:ascii="Times New Roman" w:hAnsi="Times New Roman" w:cs="Times New Roman"/>
        </w:rPr>
        <w:t xml:space="preserve">. Along the Cascade Mountains in Oregon and Washington, almost all subalpine fir-Engelmann spruce forests fell in the </w:t>
      </w:r>
      <w:r>
        <w:rPr>
          <w:rFonts w:ascii="Times New Roman" w:hAnsi="Times New Roman" w:cs="Times New Roman"/>
          <w:i/>
          <w:iCs/>
        </w:rPr>
        <w:t xml:space="preserve">compositional change </w:t>
      </w:r>
      <w:r>
        <w:rPr>
          <w:rFonts w:ascii="Times New Roman" w:hAnsi="Times New Roman" w:cs="Times New Roman"/>
        </w:rPr>
        <w:t xml:space="preserve">category. This </w:t>
      </w:r>
      <w:proofErr w:type="gramStart"/>
      <w:r>
        <w:rPr>
          <w:rFonts w:ascii="Times New Roman" w:hAnsi="Times New Roman" w:cs="Times New Roman"/>
        </w:rPr>
        <w:t>is in contrast to</w:t>
      </w:r>
      <w:proofErr w:type="gramEnd"/>
      <w:r>
        <w:rPr>
          <w:rFonts w:ascii="Times New Roman" w:hAnsi="Times New Roman" w:cs="Times New Roman"/>
        </w:rPr>
        <w:t xml:space="preserve"> the northern Rocky Mountains in northern Idaho and northwestern Montana, which formed the largest contiguous block of estimated </w:t>
      </w:r>
      <w:r>
        <w:rPr>
          <w:rFonts w:ascii="Times New Roman" w:hAnsi="Times New Roman" w:cs="Times New Roman"/>
          <w:i/>
          <w:iCs/>
        </w:rPr>
        <w:t>persistence/resilience</w:t>
      </w:r>
      <w:r>
        <w:rPr>
          <w:rFonts w:ascii="Times New Roman" w:hAnsi="Times New Roman" w:cs="Times New Roman"/>
        </w:rPr>
        <w:t xml:space="preserve">. The central Idaho mountains, which have experienced significant large-scale wildfire events and insect/disease outbreaks between inventory periods, were characterized by a mixture of </w:t>
      </w:r>
      <w:r>
        <w:rPr>
          <w:rFonts w:ascii="Times New Roman" w:hAnsi="Times New Roman" w:cs="Times New Roman"/>
          <w:i/>
          <w:iCs/>
        </w:rPr>
        <w:t>structural change</w:t>
      </w:r>
      <w:r>
        <w:rPr>
          <w:rFonts w:ascii="Times New Roman" w:hAnsi="Times New Roman" w:cs="Times New Roman"/>
        </w:rPr>
        <w:t xml:space="preserve"> and </w:t>
      </w:r>
      <w:r>
        <w:rPr>
          <w:rFonts w:ascii="Times New Roman" w:hAnsi="Times New Roman" w:cs="Times New Roman"/>
          <w:i/>
          <w:iCs/>
        </w:rPr>
        <w:t>compositional change</w:t>
      </w:r>
      <w:r>
        <w:rPr>
          <w:rFonts w:ascii="Times New Roman" w:hAnsi="Times New Roman" w:cs="Times New Roman"/>
        </w:rPr>
        <w:t xml:space="preserve">. The largest estimated areas of </w:t>
      </w:r>
      <w:r w:rsidRPr="000A78E3">
        <w:rPr>
          <w:rFonts w:ascii="Times New Roman" w:hAnsi="Times New Roman" w:cs="Times New Roman"/>
          <w:i/>
          <w:iCs/>
        </w:rPr>
        <w:t>decline</w:t>
      </w:r>
      <w:r>
        <w:rPr>
          <w:rFonts w:ascii="Times New Roman" w:hAnsi="Times New Roman" w:cs="Times New Roman"/>
        </w:rPr>
        <w:t xml:space="preserve"> were found in southern Colorado and northern New Mexico.</w:t>
      </w:r>
    </w:p>
    <w:p w14:paraId="3A1D16FE" w14:textId="69FF8B32" w:rsidR="00EA2985" w:rsidRDefault="00EA2985" w:rsidP="00BA0BD5">
      <w:pPr>
        <w:spacing w:line="360" w:lineRule="auto"/>
        <w:ind w:firstLine="720"/>
        <w:rPr>
          <w:rFonts w:ascii="Times New Roman" w:hAnsi="Times New Roman" w:cs="Times New Roman"/>
          <w:iCs/>
        </w:rPr>
      </w:pPr>
      <w:r>
        <w:rPr>
          <w:rFonts w:ascii="Times New Roman" w:hAnsi="Times New Roman" w:cs="Times New Roman"/>
        </w:rPr>
        <w:t>The major sources of mortality for each species differ</w:t>
      </w:r>
      <w:r w:rsidR="00BA0BD5">
        <w:rPr>
          <w:rFonts w:ascii="Times New Roman" w:hAnsi="Times New Roman" w:cs="Times New Roman"/>
        </w:rPr>
        <w:t>ed</w:t>
      </w:r>
      <w:r>
        <w:rPr>
          <w:rFonts w:ascii="Times New Roman" w:hAnsi="Times New Roman" w:cs="Times New Roman"/>
        </w:rPr>
        <w:t xml:space="preserve"> between</w:t>
      </w:r>
      <w:r w:rsidR="00BA0BD5">
        <w:rPr>
          <w:rFonts w:ascii="Times New Roman" w:hAnsi="Times New Roman" w:cs="Times New Roman"/>
        </w:rPr>
        <w:t xml:space="preserve"> population trajectory</w:t>
      </w:r>
      <w:r>
        <w:rPr>
          <w:rFonts w:ascii="Times New Roman" w:hAnsi="Times New Roman" w:cs="Times New Roman"/>
        </w:rPr>
        <w:t xml:space="preserve"> categories, </w:t>
      </w:r>
      <w:r w:rsidR="00BA0BD5">
        <w:rPr>
          <w:rFonts w:ascii="Times New Roman" w:hAnsi="Times New Roman" w:cs="Times New Roman"/>
        </w:rPr>
        <w:t>(Figure 2)</w:t>
      </w:r>
      <w:r>
        <w:rPr>
          <w:rFonts w:ascii="Times New Roman" w:hAnsi="Times New Roman" w:cs="Times New Roman"/>
        </w:rPr>
        <w:t>. Notably, insec</w:t>
      </w:r>
      <w:r w:rsidR="00BA0BD5">
        <w:rPr>
          <w:rFonts w:ascii="Times New Roman" w:hAnsi="Times New Roman" w:cs="Times New Roman"/>
        </w:rPr>
        <w:t>ts were the largest mortality source</w:t>
      </w:r>
      <w:r>
        <w:rPr>
          <w:rFonts w:ascii="Times New Roman" w:hAnsi="Times New Roman" w:cs="Times New Roman"/>
        </w:rPr>
        <w:t xml:space="preserve">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w:t>
      </w:r>
      <w:r w:rsidR="00BA0BD5">
        <w:rPr>
          <w:rFonts w:ascii="Times New Roman" w:hAnsi="Times New Roman" w:cs="Times New Roman"/>
        </w:rPr>
        <w:t xml:space="preserve"> (refs)</w:t>
      </w:r>
      <w:r>
        <w:rPr>
          <w:rFonts w:ascii="Times New Roman" w:hAnsi="Times New Roman" w:cs="Times New Roman"/>
        </w:rPr>
        <w:t xml:space="preserve">. Subalpine fir mortality from insects and diseases </w:t>
      </w:r>
      <w:r w:rsidR="00BA0BD5">
        <w:rPr>
          <w:rFonts w:ascii="Times New Roman" w:hAnsi="Times New Roman" w:cs="Times New Roman"/>
        </w:rPr>
        <w:t>was</w:t>
      </w:r>
      <w:r>
        <w:rPr>
          <w:rFonts w:ascii="Times New Roman" w:hAnsi="Times New Roman" w:cs="Times New Roman"/>
        </w:rPr>
        <w:t xml:space="preserve"> </w:t>
      </w:r>
      <w:proofErr w:type="gramStart"/>
      <w:r>
        <w:rPr>
          <w:rFonts w:ascii="Times New Roman" w:hAnsi="Times New Roman" w:cs="Times New Roman"/>
        </w:rPr>
        <w:t>fairly consistent</w:t>
      </w:r>
      <w:proofErr w:type="gramEnd"/>
      <w:r>
        <w:rPr>
          <w:rFonts w:ascii="Times New Roman" w:hAnsi="Times New Roman" w:cs="Times New Roman"/>
        </w:rPr>
        <w:t xml:space="preserve">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w:t>
      </w:r>
      <w:r w:rsidR="00BA0BD5">
        <w:rPr>
          <w:rFonts w:ascii="Times New Roman" w:hAnsi="Times New Roman" w:cs="Times New Roman"/>
        </w:rPr>
        <w:t xml:space="preserve"> Additionally, mortality in general was substantially higher in </w:t>
      </w:r>
      <w:r w:rsidR="00BA0BD5">
        <w:rPr>
          <w:rFonts w:ascii="Times New Roman" w:hAnsi="Times New Roman" w:cs="Times New Roman"/>
          <w:i/>
          <w:iCs/>
        </w:rPr>
        <w:t>replacement</w:t>
      </w:r>
      <w:r w:rsidR="00BA0BD5">
        <w:rPr>
          <w:rFonts w:ascii="Times New Roman" w:hAnsi="Times New Roman" w:cs="Times New Roman"/>
        </w:rPr>
        <w:t xml:space="preserve"> regions than in any other category.</w:t>
      </w:r>
    </w:p>
    <w:p w14:paraId="0DEDA2E5" w14:textId="23B90064" w:rsidR="00EA2985" w:rsidRDefault="00BA0BD5" w:rsidP="001E4DEF">
      <w:pPr>
        <w:spacing w:line="360" w:lineRule="auto"/>
        <w:rPr>
          <w:rFonts w:ascii="Times New Roman" w:hAnsi="Times New Roman" w:cs="Times New Roman"/>
          <w:i/>
        </w:rPr>
      </w:pPr>
      <w:r>
        <w:rPr>
          <w:rFonts w:ascii="Times New Roman" w:hAnsi="Times New Roman" w:cs="Times New Roman"/>
          <w:iCs/>
          <w:u w:val="single"/>
        </w:rPr>
        <w:t>Demographic models</w:t>
      </w:r>
    </w:p>
    <w:p w14:paraId="0A40DCDF" w14:textId="451FAA58" w:rsidR="00BA0BD5" w:rsidRPr="00BA0BD5" w:rsidRDefault="00BA0BD5" w:rsidP="001E4DEF">
      <w:pPr>
        <w:spacing w:line="360" w:lineRule="auto"/>
        <w:rPr>
          <w:rFonts w:ascii="Times New Roman" w:hAnsi="Times New Roman" w:cs="Times New Roman"/>
          <w:iCs/>
        </w:rPr>
      </w:pPr>
      <w:commentRangeStart w:id="38"/>
      <w:r>
        <w:rPr>
          <w:rFonts w:ascii="Times New Roman" w:hAnsi="Times New Roman" w:cs="Times New Roman"/>
          <w:iCs/>
        </w:rPr>
        <w:tab/>
        <w:t xml:space="preserve">All demographic models converged adequately, indicated by </w:t>
      </w:r>
      <w:r w:rsidR="00DF70D3">
        <w:rPr>
          <w:rFonts w:ascii="Times New Roman" w:hAnsi="Times New Roman" w:cs="Times New Roman"/>
          <w:iCs/>
        </w:rPr>
        <w:t>Gelman-Rubin statistics</w:t>
      </w:r>
      <w:r>
        <w:rPr>
          <w:rFonts w:ascii="Times New Roman" w:hAnsi="Times New Roman" w:cs="Times New Roman"/>
          <w:iCs/>
        </w:rPr>
        <w:t xml:space="preserve"> equal to 1.0 for all covariate estimates and visual inspection of sampling chains. </w:t>
      </w:r>
      <w:commentRangeEnd w:id="38"/>
      <w:r w:rsidR="00532078">
        <w:rPr>
          <w:rStyle w:val="CommentReference"/>
        </w:rPr>
        <w:commentReference w:id="38"/>
      </w:r>
    </w:p>
    <w:p w14:paraId="03107F4B" w14:textId="646ED07B" w:rsidR="00BA0BD5" w:rsidRDefault="00BA0BD5" w:rsidP="001E4DEF">
      <w:pPr>
        <w:spacing w:line="360" w:lineRule="auto"/>
        <w:rPr>
          <w:rFonts w:ascii="Times New Roman" w:hAnsi="Times New Roman" w:cs="Times New Roman"/>
          <w:i/>
        </w:rPr>
      </w:pPr>
      <w:r>
        <w:rPr>
          <w:rFonts w:ascii="Times New Roman" w:hAnsi="Times New Roman" w:cs="Times New Roman"/>
          <w:i/>
        </w:rPr>
        <w:t>Mortality</w:t>
      </w:r>
    </w:p>
    <w:p w14:paraId="7071B454" w14:textId="3878F218" w:rsidR="00BA0BD5" w:rsidRPr="00AF5CC9" w:rsidRDefault="00BA0BD5" w:rsidP="001E4DEF">
      <w:pPr>
        <w:spacing w:line="360" w:lineRule="auto"/>
        <w:rPr>
          <w:rFonts w:ascii="Times New Roman" w:hAnsi="Times New Roman" w:cs="Times New Roman"/>
          <w:iCs/>
        </w:rPr>
      </w:pPr>
      <w:r>
        <w:rPr>
          <w:rFonts w:ascii="Times New Roman" w:hAnsi="Times New Roman" w:cs="Times New Roman"/>
          <w:iCs/>
        </w:rPr>
        <w:lastRenderedPageBreak/>
        <w:tab/>
      </w:r>
      <w:r w:rsidR="00605862">
        <w:rPr>
          <w:rFonts w:ascii="Times New Roman" w:hAnsi="Times New Roman" w:cs="Times New Roman"/>
          <w:iCs/>
        </w:rPr>
        <w:t xml:space="preserve">Individual probability of mortality on average was </w:t>
      </w:r>
      <w:ins w:id="39" w:author="Bell, David - FS, OR" w:date="2024-04-05T14:03:00Z">
        <w:r w:rsidR="00532078">
          <w:rPr>
            <w:rFonts w:ascii="Times New Roman" w:hAnsi="Times New Roman" w:cs="Times New Roman"/>
            <w:iCs/>
          </w:rPr>
          <w:t xml:space="preserve">often </w:t>
        </w:r>
      </w:ins>
      <w:r w:rsidR="00605862">
        <w:rPr>
          <w:rFonts w:ascii="Times New Roman" w:hAnsi="Times New Roman" w:cs="Times New Roman"/>
          <w:iCs/>
        </w:rPr>
        <w:t>substantially higher for subalpine fir than for Engelmann spruce (Figure 3)</w:t>
      </w:r>
      <w:r w:rsidR="000D221E">
        <w:rPr>
          <w:rFonts w:ascii="Times New Roman" w:hAnsi="Times New Roman" w:cs="Times New Roman"/>
          <w:iCs/>
        </w:rPr>
        <w:t xml:space="preserve">. For both species, probability of mortality increased with tree size, though the effect was stronger for subalpine fir than for Engelmann spruce (Supplementary Figure X). Tree condition was also an important influence on mortality, with higher crown ratios associated with lower probability of mortality and insect/disease damage associated with higher probability of mortality. For subalpine fir, mortality was higher in regions with warmer mean reference temperatures; this effect was weaker for Engelmann spruce (Supplementary Figure X). Despite this, warmer temperature anomalies during remeasurement were associated with lower mortality for both species (Figure 3a), and especially for subalpine fir. </w:t>
      </w:r>
      <w:commentRangeStart w:id="40"/>
      <w:r w:rsidR="000D221E">
        <w:rPr>
          <w:rFonts w:ascii="Times New Roman" w:hAnsi="Times New Roman" w:cs="Times New Roman"/>
          <w:iCs/>
        </w:rPr>
        <w:t xml:space="preserve">Reference precipitation did not have a substantial effect on mortality for either species, though there was some weak evidence that </w:t>
      </w:r>
      <w:r w:rsidR="00171876">
        <w:rPr>
          <w:rFonts w:ascii="Times New Roman" w:hAnsi="Times New Roman" w:cs="Times New Roman"/>
          <w:iCs/>
        </w:rPr>
        <w:t>Engelmann spruce mortality was higher in wetter regions</w:t>
      </w:r>
      <w:commentRangeEnd w:id="40"/>
      <w:r w:rsidR="00532078">
        <w:rPr>
          <w:rStyle w:val="CommentReference"/>
        </w:rPr>
        <w:commentReference w:id="40"/>
      </w:r>
      <w:r w:rsidR="00171876">
        <w:rPr>
          <w:rFonts w:ascii="Times New Roman" w:hAnsi="Times New Roman" w:cs="Times New Roman"/>
          <w:iCs/>
        </w:rPr>
        <w:t>. CMD anomalies, however, had more substantial impacts, with higher deficits associated with slightly lower mortality risk for subalpine fir and slightly higher mortality risk for Engelmann spruce</w:t>
      </w:r>
      <w:r w:rsidR="00AF5CC9">
        <w:rPr>
          <w:rFonts w:ascii="Times New Roman" w:hAnsi="Times New Roman" w:cs="Times New Roman"/>
          <w:iCs/>
        </w:rPr>
        <w:t xml:space="preserve"> (Figure 3b</w:t>
      </w:r>
      <w:r w:rsidR="00AE7F27">
        <w:rPr>
          <w:rFonts w:ascii="Times New Roman" w:hAnsi="Times New Roman" w:cs="Times New Roman"/>
          <w:iCs/>
        </w:rPr>
        <w:t>, Supplementary Figure X</w:t>
      </w:r>
      <w:r w:rsidR="00AF5CC9">
        <w:rPr>
          <w:rFonts w:ascii="Times New Roman" w:hAnsi="Times New Roman" w:cs="Times New Roman"/>
          <w:iCs/>
        </w:rPr>
        <w:t>)</w:t>
      </w:r>
      <w:r w:rsidR="00171876">
        <w:rPr>
          <w:rFonts w:ascii="Times New Roman" w:hAnsi="Times New Roman" w:cs="Times New Roman"/>
          <w:iCs/>
        </w:rPr>
        <w:t xml:space="preserve">. </w:t>
      </w:r>
      <w:r w:rsidR="00AF5CC9">
        <w:rPr>
          <w:rFonts w:ascii="Times New Roman" w:hAnsi="Times New Roman" w:cs="Times New Roman"/>
          <w:iCs/>
        </w:rPr>
        <w:t xml:space="preserve">Fire disturbance had approximately the same strongly positive effect on mortality for both species (Figure 3c), </w:t>
      </w:r>
      <w:r w:rsidR="00AF5CC9" w:rsidRPr="00AF5CC9">
        <w:rPr>
          <w:rFonts w:ascii="Times New Roman" w:hAnsi="Times New Roman" w:cs="Times New Roman"/>
          <w:iCs/>
          <w:color w:val="FF0000"/>
        </w:rPr>
        <w:t xml:space="preserve">whereas insect/disease disturbance **work up </w:t>
      </w:r>
      <w:proofErr w:type="gramStart"/>
      <w:r w:rsidR="00AF5CC9" w:rsidRPr="00AF5CC9">
        <w:rPr>
          <w:rFonts w:ascii="Times New Roman" w:hAnsi="Times New Roman" w:cs="Times New Roman"/>
          <w:iCs/>
          <w:color w:val="FF0000"/>
        </w:rPr>
        <w:t>this partial effects</w:t>
      </w:r>
      <w:proofErr w:type="gramEnd"/>
      <w:r w:rsidR="00AF5CC9" w:rsidRPr="00AF5CC9">
        <w:rPr>
          <w:rFonts w:ascii="Times New Roman" w:hAnsi="Times New Roman" w:cs="Times New Roman"/>
          <w:iCs/>
          <w:color w:val="FF0000"/>
        </w:rPr>
        <w:t xml:space="preserve"> plot**.</w:t>
      </w:r>
      <w:r w:rsidR="00AF5CC9">
        <w:rPr>
          <w:rFonts w:ascii="Times New Roman" w:hAnsi="Times New Roman" w:cs="Times New Roman"/>
          <w:iCs/>
          <w:color w:val="FF0000"/>
        </w:rPr>
        <w:t xml:space="preserve"> </w:t>
      </w:r>
      <w:r w:rsidR="003065B8">
        <w:rPr>
          <w:rFonts w:ascii="Times New Roman" w:hAnsi="Times New Roman" w:cs="Times New Roman"/>
          <w:iCs/>
        </w:rPr>
        <w:t>Greater stand density was associated with substantially lower mortality risk for subalpine fir, and slightly higher mortality risk for Engelmann spruce.</w:t>
      </w:r>
    </w:p>
    <w:p w14:paraId="0D8B3589" w14:textId="25A1D973" w:rsidR="00BA0BD5" w:rsidRDefault="00BA0BD5" w:rsidP="001E4DEF">
      <w:pPr>
        <w:spacing w:line="360" w:lineRule="auto"/>
        <w:rPr>
          <w:rFonts w:ascii="Times New Roman" w:hAnsi="Times New Roman" w:cs="Times New Roman"/>
          <w:i/>
        </w:rPr>
      </w:pPr>
      <w:r>
        <w:rPr>
          <w:rFonts w:ascii="Times New Roman" w:hAnsi="Times New Roman" w:cs="Times New Roman"/>
          <w:i/>
        </w:rPr>
        <w:t>Regeneration</w:t>
      </w:r>
    </w:p>
    <w:p w14:paraId="4AA4577E" w14:textId="065C09EF" w:rsidR="003065B8" w:rsidRPr="003065B8" w:rsidRDefault="003065B8" w:rsidP="001E4DEF">
      <w:pPr>
        <w:spacing w:line="360" w:lineRule="auto"/>
        <w:rPr>
          <w:rFonts w:ascii="Times New Roman" w:hAnsi="Times New Roman" w:cs="Times New Roman"/>
          <w:iCs/>
        </w:rPr>
      </w:pPr>
      <w:r>
        <w:rPr>
          <w:rFonts w:ascii="Times New Roman" w:hAnsi="Times New Roman" w:cs="Times New Roman"/>
          <w:iCs/>
        </w:rPr>
        <w:tab/>
        <w:t>On average, seedling presence was more likely for subalpine fir than for Engelmann spruce, with divergent modeled responses between the species</w:t>
      </w:r>
      <w:r w:rsidR="00ED44F0">
        <w:rPr>
          <w:rFonts w:ascii="Times New Roman" w:hAnsi="Times New Roman" w:cs="Times New Roman"/>
          <w:iCs/>
        </w:rPr>
        <w:t xml:space="preserve"> (Figure 3)</w:t>
      </w:r>
      <w:r>
        <w:rPr>
          <w:rFonts w:ascii="Times New Roman" w:hAnsi="Times New Roman" w:cs="Times New Roman"/>
          <w:iCs/>
        </w:rPr>
        <w:t>. While</w:t>
      </w:r>
      <w:r w:rsidR="00ED44F0">
        <w:rPr>
          <w:rFonts w:ascii="Times New Roman" w:hAnsi="Times New Roman" w:cs="Times New Roman"/>
          <w:iCs/>
        </w:rPr>
        <w:t xml:space="preserve"> regeneration probability was higher in regions with colder reference mean annual temperatures for both species (Supplementary Figure X), responses to temperature anomalies varied. Subalpine fir regeneration had a strong negative response to mean annual temperature anomalies during the remeasurement period</w:t>
      </w:r>
      <w:r w:rsidR="00D10486">
        <w:rPr>
          <w:rFonts w:ascii="Times New Roman" w:hAnsi="Times New Roman" w:cs="Times New Roman"/>
          <w:iCs/>
        </w:rPr>
        <w:t xml:space="preserve"> (Figure 3e)</w:t>
      </w:r>
      <w:r w:rsidR="00ED44F0">
        <w:rPr>
          <w:rFonts w:ascii="Times New Roman" w:hAnsi="Times New Roman" w:cs="Times New Roman"/>
          <w:iCs/>
        </w:rPr>
        <w:t xml:space="preserve">, whereas the Engelmann spruce regeneration response to temperature anomalies depended on the reference temperature. Higher temperature anomalies were associated with lower Engelmann spruce regeneration in warmer regions, and higher regeneration in colder regions (Supplementary Figure X). </w:t>
      </w:r>
      <w:r w:rsidR="00D10486">
        <w:rPr>
          <w:rFonts w:ascii="Times New Roman" w:hAnsi="Times New Roman" w:cs="Times New Roman"/>
          <w:iCs/>
        </w:rPr>
        <w:t xml:space="preserve">Reference period precipitation had no effect on subalpine fir regeneration, and a weakly negative effect on Engelmann spruce regeneration; similar patterns were also reflected in regeneration responses to CMD anomalies (Supplementary Figure X, Figure 3f). </w:t>
      </w:r>
      <w:r w:rsidR="00676C16">
        <w:rPr>
          <w:rFonts w:ascii="Times New Roman" w:hAnsi="Times New Roman" w:cs="Times New Roman"/>
          <w:iCs/>
        </w:rPr>
        <w:t>Fire severity, as estimated by the proportion of adult trees on a plot killed by fire between remeasurements, had a strongly negative effect</w:t>
      </w:r>
      <w:r w:rsidR="00DF70D3">
        <w:rPr>
          <w:rFonts w:ascii="Times New Roman" w:hAnsi="Times New Roman" w:cs="Times New Roman"/>
          <w:iCs/>
        </w:rPr>
        <w:t xml:space="preserve"> on regeneration probability for both species, but especially for subalpine fir (Figure 3g). Stand density, on the other hand, had a strong negative effect on Engelmann spruce regeneration but no effect on subalpine fir regeneration, likely reflecting differences in the shade-tolerance of the two species.</w:t>
      </w:r>
    </w:p>
    <w:p w14:paraId="730260B9" w14:textId="00875DD3" w:rsidR="00BA0BD5" w:rsidRDefault="00DF70D3" w:rsidP="001E4DEF">
      <w:pPr>
        <w:spacing w:line="360" w:lineRule="auto"/>
        <w:rPr>
          <w:rFonts w:ascii="Times New Roman" w:hAnsi="Times New Roman" w:cs="Times New Roman"/>
          <w:iCs/>
        </w:rPr>
      </w:pPr>
      <w:r>
        <w:rPr>
          <w:rFonts w:ascii="Times New Roman" w:hAnsi="Times New Roman" w:cs="Times New Roman"/>
          <w:i/>
        </w:rPr>
        <w:t>R</w:t>
      </w:r>
      <w:r w:rsidR="00BA0BD5">
        <w:rPr>
          <w:rFonts w:ascii="Times New Roman" w:hAnsi="Times New Roman" w:cs="Times New Roman"/>
          <w:i/>
        </w:rPr>
        <w:t>ecruitment</w:t>
      </w:r>
    </w:p>
    <w:p w14:paraId="32E93FAC" w14:textId="41AA19A7" w:rsidR="00EA2985" w:rsidRDefault="00DF70D3" w:rsidP="00AE7F27">
      <w:pPr>
        <w:spacing w:line="360" w:lineRule="auto"/>
        <w:rPr>
          <w:rFonts w:ascii="Times New Roman" w:hAnsi="Times New Roman" w:cs="Times New Roman"/>
          <w:iCs/>
        </w:rPr>
      </w:pPr>
      <w:r>
        <w:rPr>
          <w:rFonts w:ascii="Times New Roman" w:hAnsi="Times New Roman" w:cs="Times New Roman"/>
          <w:iCs/>
        </w:rPr>
        <w:lastRenderedPageBreak/>
        <w:tab/>
      </w:r>
      <w:r w:rsidR="00AE7F27">
        <w:rPr>
          <w:rFonts w:ascii="Times New Roman" w:hAnsi="Times New Roman" w:cs="Times New Roman"/>
          <w:iCs/>
        </w:rPr>
        <w:t>The probability of sapling recruitment was higher on average for subalpine fir than for Engelmann spruce, similarly to our seedling regeneration results. We found that subalpine fir sapling recruitment was less likely in regions with warmer reference temperatures; we found no similar effect for Engelmann spruce. For both species, higher remeasurement period temperature anomalies were associated with a lower probability of sapling recruitment. This relationship was stronger for subalpine fir than for Engelmann spruce, especially in colder regions (Supplementary Figure X). Moisture availability, as represented in the model by reference period mean annual precipitation and remeasurement period CMD anomalies, had no effect on subalpine fir sapling recruitment. For Engelmann spruce, however,</w:t>
      </w:r>
      <w:r w:rsidR="00F84220">
        <w:rPr>
          <w:rFonts w:ascii="Times New Roman" w:hAnsi="Times New Roman" w:cs="Times New Roman"/>
          <w:iCs/>
        </w:rPr>
        <w:t xml:space="preserve"> </w:t>
      </w:r>
      <w:commentRangeStart w:id="41"/>
      <w:r w:rsidR="00F84220">
        <w:rPr>
          <w:rFonts w:ascii="Times New Roman" w:hAnsi="Times New Roman" w:cs="Times New Roman"/>
          <w:iCs/>
        </w:rPr>
        <w:t>higher moisture deficit anomalies were associated with higher sapling recruitment probabilities in drier regions, and lower recruitment in wetter regions (Supplementary Figure X).</w:t>
      </w:r>
      <w:commentRangeEnd w:id="41"/>
      <w:r w:rsidR="00F84220">
        <w:rPr>
          <w:rStyle w:val="CommentReference"/>
        </w:rPr>
        <w:commentReference w:id="41"/>
      </w:r>
      <w:r w:rsidR="00F84220">
        <w:rPr>
          <w:rFonts w:ascii="Times New Roman" w:hAnsi="Times New Roman" w:cs="Times New Roman"/>
          <w:iCs/>
        </w:rPr>
        <w:t xml:space="preserve"> Fire severity was negatively related to sapling recruitment for both species, with an especially strong effect for subalpine fir. Stand density had a similarly negative effect on sapling recruitment for both species (Figure 3k-m). </w:t>
      </w:r>
    </w:p>
    <w:p w14:paraId="03532DD5" w14:textId="77777777" w:rsidR="00F84220" w:rsidRDefault="00F84220" w:rsidP="00AE7F27">
      <w:pPr>
        <w:spacing w:line="360" w:lineRule="auto"/>
        <w:rPr>
          <w:rFonts w:ascii="Times New Roman" w:hAnsi="Times New Roman" w:cs="Times New Roman"/>
          <w:iCs/>
        </w:rPr>
      </w:pPr>
    </w:p>
    <w:p w14:paraId="6C21087A" w14:textId="31339FE8" w:rsidR="00F84220" w:rsidRDefault="00F84220" w:rsidP="00AE7F27">
      <w:pPr>
        <w:spacing w:line="360" w:lineRule="auto"/>
        <w:rPr>
          <w:rFonts w:ascii="Times New Roman" w:hAnsi="Times New Roman" w:cs="Times New Roman"/>
          <w:iCs/>
          <w:u w:val="single"/>
        </w:rPr>
      </w:pPr>
      <w:r>
        <w:rPr>
          <w:rFonts w:ascii="Times New Roman" w:hAnsi="Times New Roman" w:cs="Times New Roman"/>
          <w:iCs/>
          <w:u w:val="single"/>
        </w:rPr>
        <w:t>Future projections</w:t>
      </w:r>
    </w:p>
    <w:p w14:paraId="26D7DEDC" w14:textId="6ECEDE89" w:rsidR="00F84220" w:rsidRPr="00F84220" w:rsidRDefault="00F84220" w:rsidP="00AE7F27">
      <w:pPr>
        <w:spacing w:line="360" w:lineRule="auto"/>
        <w:rPr>
          <w:rFonts w:ascii="Times New Roman" w:hAnsi="Times New Roman" w:cs="Times New Roman"/>
          <w:b/>
          <w:bCs/>
        </w:rPr>
      </w:pPr>
      <w:r>
        <w:rPr>
          <w:rFonts w:ascii="Times New Roman" w:hAnsi="Times New Roman" w:cs="Times New Roman"/>
          <w:iCs/>
        </w:rPr>
        <w:tab/>
      </w:r>
      <w:r w:rsidRPr="00F84220">
        <w:rPr>
          <w:rFonts w:ascii="Times New Roman" w:hAnsi="Times New Roman" w:cs="Times New Roman"/>
          <w:iCs/>
          <w:color w:val="FF0000"/>
        </w:rPr>
        <w:t>*</w:t>
      </w:r>
      <w:proofErr w:type="gramStart"/>
      <w:r w:rsidRPr="00F84220">
        <w:rPr>
          <w:rFonts w:ascii="Times New Roman" w:hAnsi="Times New Roman" w:cs="Times New Roman"/>
          <w:iCs/>
          <w:color w:val="FF0000"/>
        </w:rPr>
        <w:t>in</w:t>
      </w:r>
      <w:proofErr w:type="gramEnd"/>
      <w:r w:rsidRPr="00F84220">
        <w:rPr>
          <w:rFonts w:ascii="Times New Roman" w:hAnsi="Times New Roman" w:cs="Times New Roman"/>
          <w:iCs/>
          <w:color w:val="FF0000"/>
        </w:rPr>
        <w:t xml:space="preserve"> progress*</w:t>
      </w:r>
    </w:p>
    <w:p w14:paraId="393C7862"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1E4DEF">
      <w:pPr>
        <w:spacing w:line="360" w:lineRule="auto"/>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1E4DEF">
      <w:pPr>
        <w:spacing w:line="360" w:lineRule="auto"/>
        <w:rPr>
          <w:rFonts w:ascii="Times New Roman" w:hAnsi="Times New Roman" w:cs="Times New Roman"/>
          <w:b/>
          <w:bCs/>
        </w:rPr>
      </w:pPr>
    </w:p>
    <w:p w14:paraId="7AD7E69D" w14:textId="77777777" w:rsidR="00EA2985" w:rsidRPr="00065763" w:rsidRDefault="00EA2985" w:rsidP="001E4DEF">
      <w:pPr>
        <w:spacing w:line="36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1E4DEF">
      <w:pPr>
        <w:spacing w:line="360" w:lineRule="auto"/>
        <w:rPr>
          <w:rFonts w:ascii="Times New Roman" w:hAnsi="Times New Roman" w:cs="Times New Roman"/>
        </w:rPr>
      </w:pPr>
    </w:p>
    <w:p w14:paraId="19BB94AC"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436F587" w:rsidR="003B6340" w:rsidRDefault="00EA2985" w:rsidP="001E4DEF">
      <w:pPr>
        <w:spacing w:before="240" w:line="360" w:lineRule="auto"/>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7B7643F6" w14:textId="77777777" w:rsidR="003B6340" w:rsidRDefault="003B6340" w:rsidP="001E4DEF">
      <w:pPr>
        <w:spacing w:line="360" w:lineRule="auto"/>
        <w:rPr>
          <w:rFonts w:ascii="Times New Roman" w:hAnsi="Times New Roman" w:cs="Times New Roman"/>
        </w:rPr>
      </w:pPr>
      <w:r>
        <w:rPr>
          <w:rFonts w:ascii="Times New Roman" w:hAnsi="Times New Roman" w:cs="Times New Roman"/>
        </w:rPr>
        <w:br w:type="page"/>
      </w:r>
    </w:p>
    <w:p w14:paraId="49598B7A" w14:textId="019543CA" w:rsidR="003B6340" w:rsidRDefault="003B6340" w:rsidP="001E4DEF">
      <w:pPr>
        <w:pStyle w:val="NormalWeb"/>
        <w:spacing w:line="360" w:lineRule="auto"/>
      </w:pPr>
      <w:r>
        <w:rPr>
          <w:noProof/>
        </w:rPr>
        <w:lastRenderedPageBreak/>
        <w:drawing>
          <wp:inline distT="0" distB="0" distL="0" distR="0" wp14:anchorId="336F2134" wp14:editId="40DE0511">
            <wp:extent cx="5943600" cy="3491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491174"/>
                    </a:xfrm>
                    <a:prstGeom prst="rect">
                      <a:avLst/>
                    </a:prstGeom>
                    <a:noFill/>
                    <a:ln>
                      <a:noFill/>
                    </a:ln>
                  </pic:spPr>
                </pic:pic>
              </a:graphicData>
            </a:graphic>
          </wp:inline>
        </w:drawing>
      </w:r>
    </w:p>
    <w:p w14:paraId="0780D34D" w14:textId="7E1A178C" w:rsidR="00EA2985" w:rsidRPr="00944BF6" w:rsidRDefault="00944BF6" w:rsidP="001E4DEF">
      <w:pPr>
        <w:spacing w:before="240" w:line="360" w:lineRule="auto"/>
        <w:rPr>
          <w:rFonts w:ascii="Times New Roman" w:hAnsi="Times New Roman" w:cs="Times New Roman"/>
        </w:rPr>
      </w:pPr>
      <w:commentRangeStart w:id="42"/>
      <w:r>
        <w:rPr>
          <w:rFonts w:ascii="Times New Roman" w:hAnsi="Times New Roman" w:cs="Times New Roman"/>
          <w:b/>
          <w:bCs/>
        </w:rPr>
        <w:t>Figure 3.</w:t>
      </w:r>
      <w:r>
        <w:rPr>
          <w:rFonts w:ascii="Times New Roman" w:hAnsi="Times New Roman" w:cs="Times New Roman"/>
        </w:rPr>
        <w:t xml:space="preserve"> </w:t>
      </w:r>
      <w:commentRangeEnd w:id="42"/>
      <w:r w:rsidR="00516D7E">
        <w:rPr>
          <w:rStyle w:val="CommentReference"/>
        </w:rPr>
        <w:commentReference w:id="42"/>
      </w:r>
      <w:r>
        <w:rPr>
          <w:rFonts w:ascii="Times New Roman" w:hAnsi="Times New Roman" w:cs="Times New Roman"/>
        </w:rPr>
        <w:t>Modeled partial effects for selected demographic model covariates</w:t>
      </w:r>
      <w:r w:rsidR="00F84220">
        <w:rPr>
          <w:rFonts w:ascii="Times New Roman" w:hAnsi="Times New Roman" w:cs="Times New Roman"/>
        </w:rPr>
        <w:t xml:space="preserve">, for both subalpine fir (blue lines and </w:t>
      </w:r>
      <w:r w:rsidR="00C1631B">
        <w:rPr>
          <w:rFonts w:ascii="Times New Roman" w:hAnsi="Times New Roman" w:cs="Times New Roman"/>
        </w:rPr>
        <w:t>shading</w:t>
      </w:r>
      <w:r w:rsidR="00F84220">
        <w:rPr>
          <w:rFonts w:ascii="Times New Roman" w:hAnsi="Times New Roman" w:cs="Times New Roman"/>
        </w:rPr>
        <w:t xml:space="preserve">) and Engelmann spruce (gold lines and </w:t>
      </w:r>
      <w:r w:rsidR="00C1631B">
        <w:rPr>
          <w:rFonts w:ascii="Times New Roman" w:hAnsi="Times New Roman" w:cs="Times New Roman"/>
        </w:rPr>
        <w:t>shading</w:t>
      </w:r>
      <w:r w:rsidR="00F84220">
        <w:rPr>
          <w:rFonts w:ascii="Times New Roman" w:hAnsi="Times New Roman" w:cs="Times New Roman"/>
        </w:rPr>
        <w:t>)</w:t>
      </w:r>
      <w:r>
        <w:rPr>
          <w:rFonts w:ascii="Times New Roman" w:hAnsi="Times New Roman" w:cs="Times New Roman"/>
        </w:rPr>
        <w:t xml:space="preserve">. Panels </w:t>
      </w:r>
      <w:r w:rsidRPr="00F84220">
        <w:rPr>
          <w:rFonts w:ascii="Times New Roman" w:hAnsi="Times New Roman" w:cs="Times New Roman"/>
          <w:i/>
          <w:iCs/>
        </w:rPr>
        <w:t xml:space="preserve">a – d </w:t>
      </w:r>
      <w:r>
        <w:rPr>
          <w:rFonts w:ascii="Times New Roman" w:hAnsi="Times New Roman" w:cs="Times New Roman"/>
        </w:rPr>
        <w:t xml:space="preserve">correspond to </w:t>
      </w:r>
      <w:r w:rsidR="00F84220">
        <w:rPr>
          <w:rFonts w:ascii="Times New Roman" w:hAnsi="Times New Roman" w:cs="Times New Roman"/>
        </w:rPr>
        <w:t xml:space="preserve">mortality models (y-axis shows the predicted individual probability of mortality over a </w:t>
      </w:r>
      <w:proofErr w:type="gramStart"/>
      <w:r w:rsidR="00F84220">
        <w:rPr>
          <w:rFonts w:ascii="Times New Roman" w:hAnsi="Times New Roman" w:cs="Times New Roman"/>
        </w:rPr>
        <w:t>10 year</w:t>
      </w:r>
      <w:proofErr w:type="gramEnd"/>
      <w:r w:rsidR="00F84220">
        <w:rPr>
          <w:rFonts w:ascii="Times New Roman" w:hAnsi="Times New Roman" w:cs="Times New Roman"/>
        </w:rPr>
        <w:t xml:space="preserve"> remeasurement period), panels </w:t>
      </w:r>
      <w:r w:rsidR="00F84220" w:rsidRPr="00F84220">
        <w:rPr>
          <w:rFonts w:ascii="Times New Roman" w:hAnsi="Times New Roman" w:cs="Times New Roman"/>
          <w:i/>
          <w:iCs/>
        </w:rPr>
        <w:t>e</w:t>
      </w:r>
      <w:r w:rsidR="00F84220">
        <w:rPr>
          <w:rFonts w:ascii="Times New Roman" w:hAnsi="Times New Roman" w:cs="Times New Roman"/>
          <w:i/>
          <w:iCs/>
        </w:rPr>
        <w:t xml:space="preserve"> – </w:t>
      </w:r>
      <w:r w:rsidR="00F84220" w:rsidRPr="00F84220">
        <w:rPr>
          <w:rFonts w:ascii="Times New Roman" w:hAnsi="Times New Roman" w:cs="Times New Roman"/>
          <w:i/>
          <w:iCs/>
        </w:rPr>
        <w:t>h</w:t>
      </w:r>
      <w:r w:rsidR="00F84220">
        <w:rPr>
          <w:rFonts w:ascii="Times New Roman" w:hAnsi="Times New Roman" w:cs="Times New Roman"/>
        </w:rPr>
        <w:t xml:space="preserve"> correspond to seedling regeneration models (y-axis shows the probability of seedling presence at plot remeasurement), and panels </w:t>
      </w:r>
      <w:r w:rsidR="00F84220">
        <w:rPr>
          <w:rFonts w:ascii="Times New Roman" w:hAnsi="Times New Roman" w:cs="Times New Roman"/>
          <w:i/>
          <w:iCs/>
        </w:rPr>
        <w:t xml:space="preserve">i – </w:t>
      </w:r>
      <w:r w:rsidR="00F84220" w:rsidRPr="00F84220">
        <w:rPr>
          <w:rFonts w:ascii="Times New Roman" w:hAnsi="Times New Roman" w:cs="Times New Roman"/>
          <w:i/>
          <w:iCs/>
        </w:rPr>
        <w:t>m</w:t>
      </w:r>
      <w:r w:rsidR="00F84220">
        <w:rPr>
          <w:rFonts w:ascii="Times New Roman" w:hAnsi="Times New Roman" w:cs="Times New Roman"/>
        </w:rPr>
        <w:t xml:space="preserve"> correspond to sapling recruitment models (y-axis shows the probability of new sapling recruitment at plot remeasurement). Covariates on x-axes are the maximum mean annual temperature anomaly during remeasurement periods (panels a, e, i), maximum climatic moisture deficit anomaly during remeasurement periods (panels b, f, j), fire disturbance expressed as the proportion of subalpine forests impacted by fire mortality during the remeasurement period (panel c) or fire severity expressed as the proportion of adult trees in a plot killed by fire during the remeasurement period (panels g, k)</w:t>
      </w:r>
      <w:r w:rsidR="00C1631B">
        <w:rPr>
          <w:rFonts w:ascii="Times New Roman" w:hAnsi="Times New Roman" w:cs="Times New Roman"/>
        </w:rPr>
        <w:t>, and total plot basal area (m</w:t>
      </w:r>
      <w:r w:rsidR="00C1631B" w:rsidRPr="00532078">
        <w:rPr>
          <w:rFonts w:ascii="Times New Roman" w:hAnsi="Times New Roman" w:cs="Times New Roman"/>
          <w:vertAlign w:val="superscript"/>
          <w:rPrChange w:id="43" w:author="Bell, David - FS, OR" w:date="2024-04-05T13:59:00Z">
            <w:rPr>
              <w:rFonts w:ascii="Times New Roman" w:hAnsi="Times New Roman" w:cs="Times New Roman"/>
            </w:rPr>
          </w:rPrChange>
        </w:rPr>
        <w:t>2</w:t>
      </w:r>
      <w:r w:rsidR="00C1631B">
        <w:rPr>
          <w:rFonts w:ascii="Times New Roman" w:hAnsi="Times New Roman" w:cs="Times New Roman"/>
        </w:rPr>
        <w:t xml:space="preserve"> hectare</w:t>
      </w:r>
      <w:r w:rsidR="00C1631B" w:rsidRPr="00532078">
        <w:rPr>
          <w:rFonts w:ascii="Times New Roman" w:hAnsi="Times New Roman" w:cs="Times New Roman"/>
          <w:vertAlign w:val="superscript"/>
          <w:rPrChange w:id="44" w:author="Bell, David - FS, OR" w:date="2024-04-05T13:59:00Z">
            <w:rPr>
              <w:rFonts w:ascii="Times New Roman" w:hAnsi="Times New Roman" w:cs="Times New Roman"/>
            </w:rPr>
          </w:rPrChange>
        </w:rPr>
        <w:t>-1</w:t>
      </w:r>
      <w:r w:rsidR="00C1631B">
        <w:rPr>
          <w:rFonts w:ascii="Times New Roman" w:hAnsi="Times New Roman" w:cs="Times New Roman"/>
        </w:rPr>
        <w:t xml:space="preserve">) at initial measurement. Lines and shading indicate marginal mean posterior predictions and 94% credible intervals, respectively, for subalpine fir (blue) and Engelmann spruce (gold). Partial effects are </w:t>
      </w:r>
      <w:r w:rsidR="006239D1">
        <w:rPr>
          <w:rFonts w:ascii="Times New Roman" w:hAnsi="Times New Roman" w:cs="Times New Roman"/>
        </w:rPr>
        <w:t>generated</w:t>
      </w:r>
      <w:r w:rsidR="00C1631B">
        <w:rPr>
          <w:rFonts w:ascii="Times New Roman" w:hAnsi="Times New Roman" w:cs="Times New Roman"/>
        </w:rPr>
        <w:t xml:space="preserve"> by holding all other predictor variables at their mean value and varying the covariate of interest within the range of observed values. </w:t>
      </w:r>
    </w:p>
    <w:p w14:paraId="4FE8CB50" w14:textId="77777777" w:rsidR="003B6340" w:rsidRDefault="003B6340" w:rsidP="001E4DEF">
      <w:pPr>
        <w:spacing w:before="240" w:line="360" w:lineRule="auto"/>
        <w:rPr>
          <w:rFonts w:ascii="Times New Roman" w:hAnsi="Times New Roman" w:cs="Times New Roman"/>
        </w:rPr>
      </w:pPr>
    </w:p>
    <w:p w14:paraId="33C4EEE9" w14:textId="77777777" w:rsidR="003B6340" w:rsidRDefault="003B6340" w:rsidP="001E4DEF">
      <w:pPr>
        <w:spacing w:before="240" w:line="360" w:lineRule="auto"/>
        <w:rPr>
          <w:rFonts w:ascii="Times New Roman" w:hAnsi="Times New Roman" w:cs="Times New Roman"/>
        </w:rPr>
      </w:pPr>
    </w:p>
    <w:p w14:paraId="2B8DB3C0" w14:textId="1DF84830" w:rsidR="003B6340" w:rsidRDefault="006239D1" w:rsidP="001E4DEF">
      <w:pPr>
        <w:spacing w:before="240" w:line="360" w:lineRule="auto"/>
        <w:rPr>
          <w:rFonts w:ascii="Times New Roman" w:hAnsi="Times New Roman" w:cs="Times New Roman"/>
        </w:rPr>
      </w:pPr>
      <w:commentRangeStart w:id="45"/>
      <w:r>
        <w:rPr>
          <w:rFonts w:ascii="Times New Roman" w:hAnsi="Times New Roman" w:cs="Times New Roman"/>
          <w:b/>
          <w:bCs/>
          <w:noProof/>
        </w:rPr>
        <w:lastRenderedPageBreak/>
        <w:drawing>
          <wp:anchor distT="0" distB="0" distL="114300" distR="114300" simplePos="0" relativeHeight="251662336" behindDoc="0" locked="0" layoutInCell="1" allowOverlap="1" wp14:anchorId="4F2A79EA" wp14:editId="0F828CBA">
            <wp:simplePos x="0" y="0"/>
            <wp:positionH relativeFrom="margin">
              <wp:posOffset>121285</wp:posOffset>
            </wp:positionH>
            <wp:positionV relativeFrom="paragraph">
              <wp:posOffset>0</wp:posOffset>
            </wp:positionV>
            <wp:extent cx="3293110" cy="5918200"/>
            <wp:effectExtent l="0" t="0" r="254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93110" cy="5918200"/>
                    </a:xfrm>
                    <a:prstGeom prst="rect">
                      <a:avLst/>
                    </a:prstGeom>
                    <a:noFill/>
                  </pic:spPr>
                </pic:pic>
              </a:graphicData>
            </a:graphic>
            <wp14:sizeRelH relativeFrom="margin">
              <wp14:pctWidth>0</wp14:pctWidth>
            </wp14:sizeRelH>
            <wp14:sizeRelV relativeFrom="margin">
              <wp14:pctHeight>0</wp14:pctHeight>
            </wp14:sizeRelV>
          </wp:anchor>
        </w:drawing>
      </w:r>
      <w:commentRangeEnd w:id="45"/>
      <w:r w:rsidR="00580137">
        <w:rPr>
          <w:rStyle w:val="CommentReference"/>
        </w:rPr>
        <w:commentReference w:id="45"/>
      </w:r>
    </w:p>
    <w:p w14:paraId="0CCB0682" w14:textId="5AA17FB7" w:rsidR="006239D1" w:rsidRPr="00361C79" w:rsidRDefault="006239D1" w:rsidP="006239D1">
      <w:pPr>
        <w:spacing w:line="360" w:lineRule="auto"/>
        <w:rPr>
          <w:rFonts w:ascii="Times New Roman" w:hAnsi="Times New Roman" w:cs="Times New Roman"/>
        </w:rPr>
      </w:pPr>
      <w:r>
        <w:rPr>
          <w:rFonts w:ascii="Times New Roman" w:hAnsi="Times New Roman" w:cs="Times New Roman"/>
          <w:b/>
          <w:bCs/>
        </w:rPr>
        <w:t xml:space="preserve">Figure </w:t>
      </w:r>
      <w:r w:rsidR="002B7BCC">
        <w:rPr>
          <w:rFonts w:ascii="Times New Roman" w:hAnsi="Times New Roman" w:cs="Times New Roman"/>
          <w:b/>
          <w:bCs/>
        </w:rPr>
        <w:t>4</w:t>
      </w:r>
      <w:r>
        <w:rPr>
          <w:rFonts w:ascii="Times New Roman" w:hAnsi="Times New Roman" w:cs="Times New Roman"/>
          <w:b/>
          <w:bCs/>
        </w:rPr>
        <w:t>.</w:t>
      </w:r>
      <w:r>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000BC5A6" w14:textId="77777777" w:rsidR="003B6340" w:rsidRDefault="003B6340" w:rsidP="001E4DEF">
      <w:pPr>
        <w:spacing w:before="240" w:line="360" w:lineRule="auto"/>
        <w:rPr>
          <w:rFonts w:ascii="Times New Roman" w:hAnsi="Times New Roman" w:cs="Times New Roman"/>
        </w:rPr>
      </w:pPr>
    </w:p>
    <w:p w14:paraId="3F496A3A" w14:textId="1FFDED98" w:rsidR="003B6340" w:rsidRDefault="003B6340" w:rsidP="001E4DEF">
      <w:pPr>
        <w:spacing w:before="240" w:line="360" w:lineRule="auto"/>
        <w:rPr>
          <w:rFonts w:ascii="Times New Roman" w:hAnsi="Times New Roman" w:cs="Times New Roman"/>
        </w:rPr>
      </w:pPr>
    </w:p>
    <w:p w14:paraId="1FB28951" w14:textId="77777777" w:rsidR="003B6340" w:rsidRDefault="003B6340" w:rsidP="001E4DEF">
      <w:pPr>
        <w:spacing w:before="240" w:line="360" w:lineRule="auto"/>
        <w:rPr>
          <w:rFonts w:ascii="Times New Roman" w:hAnsi="Times New Roman" w:cs="Times New Roman"/>
        </w:rPr>
      </w:pPr>
    </w:p>
    <w:p w14:paraId="0F599B6B" w14:textId="77777777" w:rsidR="003B6340" w:rsidRDefault="003B6340" w:rsidP="001E4DEF">
      <w:pPr>
        <w:spacing w:before="240" w:line="360" w:lineRule="auto"/>
        <w:rPr>
          <w:rFonts w:ascii="Times New Roman" w:hAnsi="Times New Roman" w:cs="Times New Roman"/>
        </w:rPr>
      </w:pPr>
    </w:p>
    <w:p w14:paraId="10E8F644" w14:textId="77777777" w:rsidR="003B6340" w:rsidRDefault="003B6340" w:rsidP="001E4DEF">
      <w:pPr>
        <w:spacing w:before="240" w:line="360" w:lineRule="auto"/>
        <w:rPr>
          <w:rFonts w:ascii="Times New Roman" w:hAnsi="Times New Roman" w:cs="Times New Roman"/>
        </w:rPr>
      </w:pPr>
    </w:p>
    <w:p w14:paraId="2A95046A" w14:textId="77777777" w:rsidR="003B6340" w:rsidRDefault="003B6340" w:rsidP="001E4DEF">
      <w:pPr>
        <w:spacing w:before="240" w:line="360" w:lineRule="auto"/>
        <w:rPr>
          <w:rFonts w:ascii="Times New Roman" w:hAnsi="Times New Roman" w:cs="Times New Roman"/>
        </w:rPr>
      </w:pPr>
    </w:p>
    <w:p w14:paraId="2452FB71" w14:textId="77777777" w:rsidR="003B6340" w:rsidRDefault="003B6340" w:rsidP="001E4DEF">
      <w:pPr>
        <w:spacing w:before="240" w:line="360" w:lineRule="auto"/>
        <w:rPr>
          <w:rFonts w:ascii="Times New Roman" w:hAnsi="Times New Roman" w:cs="Times New Roman"/>
        </w:rPr>
      </w:pPr>
    </w:p>
    <w:p w14:paraId="6AD3DDC7" w14:textId="77777777" w:rsidR="003B6340" w:rsidRDefault="003B6340" w:rsidP="001E4DEF">
      <w:pPr>
        <w:spacing w:before="240" w:line="360" w:lineRule="auto"/>
        <w:rPr>
          <w:rFonts w:ascii="Times New Roman" w:hAnsi="Times New Roman" w:cs="Times New Roman"/>
        </w:rPr>
      </w:pPr>
    </w:p>
    <w:p w14:paraId="4F13A558" w14:textId="77777777" w:rsidR="00EA2985" w:rsidRDefault="00EA2985" w:rsidP="001E4DEF">
      <w:pPr>
        <w:spacing w:line="360" w:lineRule="auto"/>
        <w:rPr>
          <w:rFonts w:ascii="Times New Roman" w:hAnsi="Times New Roman" w:cs="Times New Roman"/>
        </w:rPr>
      </w:pPr>
      <w:r>
        <w:rPr>
          <w:rFonts w:ascii="Times New Roman" w:hAnsi="Times New Roman" w:cs="Times New Roman"/>
        </w:rPr>
        <w:br w:type="page"/>
      </w:r>
    </w:p>
    <w:p w14:paraId="3FBAF62A" w14:textId="68379061" w:rsidR="00EA2985" w:rsidRPr="00065763" w:rsidRDefault="00EA2985" w:rsidP="001E4DEF">
      <w:pPr>
        <w:spacing w:before="240" w:line="360" w:lineRule="auto"/>
        <w:rPr>
          <w:rFonts w:ascii="Times New Roman" w:hAnsi="Times New Roman" w:cs="Times New Roman"/>
        </w:rPr>
      </w:pPr>
      <w:commentRangeStart w:id="46"/>
      <w:commentRangeStart w:id="47"/>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commentRangeEnd w:id="46"/>
      <w:r w:rsidR="002B7BCC">
        <w:rPr>
          <w:rStyle w:val="CommentReference"/>
        </w:rPr>
        <w:commentReference w:id="46"/>
      </w:r>
      <w:commentRangeEnd w:id="47"/>
      <w:r w:rsidR="00516D7E">
        <w:rPr>
          <w:rStyle w:val="CommentReference"/>
        </w:rPr>
        <w:commentReference w:id="47"/>
      </w:r>
    </w:p>
    <w:p w14:paraId="028270E5" w14:textId="77777777" w:rsidR="00EA2985" w:rsidRDefault="00EA2985" w:rsidP="001E4DEF">
      <w:pPr>
        <w:spacing w:line="360" w:lineRule="auto"/>
        <w:rPr>
          <w:rFonts w:ascii="Times New Roman" w:hAnsi="Times New Roman" w:cs="Times New Roman"/>
          <w:b/>
          <w:bCs/>
        </w:rPr>
      </w:pPr>
    </w:p>
    <w:p w14:paraId="6131A72E" w14:textId="77777777" w:rsidR="00EA2985" w:rsidRDefault="00EA2985" w:rsidP="001E4DEF">
      <w:pPr>
        <w:spacing w:line="360" w:lineRule="auto"/>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1E4DEF">
      <w:pPr>
        <w:spacing w:line="360" w:lineRule="auto"/>
        <w:rPr>
          <w:rFonts w:ascii="Times New Roman" w:hAnsi="Times New Roman" w:cs="Times New Roman"/>
          <w:b/>
          <w:bCs/>
        </w:rPr>
      </w:pPr>
    </w:p>
    <w:p w14:paraId="3BAC6614" w14:textId="3A5BFF49" w:rsidR="00580137" w:rsidRPr="00580137" w:rsidRDefault="00580137" w:rsidP="001E4DEF">
      <w:pPr>
        <w:spacing w:line="360" w:lineRule="auto"/>
        <w:rPr>
          <w:rFonts w:ascii="Times New Roman" w:hAnsi="Times New Roman" w:cs="Times New Roman"/>
          <w:b/>
          <w:bCs/>
        </w:rPr>
      </w:pPr>
      <w:r>
        <w:rPr>
          <w:rFonts w:ascii="Times New Roman" w:hAnsi="Times New Roman" w:cs="Times New Roman"/>
          <w:b/>
          <w:bCs/>
        </w:rPr>
        <w:t>Likely supplementary figures</w:t>
      </w:r>
    </w:p>
    <w:p w14:paraId="1370FE1E" w14:textId="2C5F44F5" w:rsidR="00E25466" w:rsidRDefault="006239D1" w:rsidP="001E4DEF">
      <w:pPr>
        <w:spacing w:line="36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8B3B50" wp14:editId="106364EF">
            <wp:extent cx="4085112" cy="462420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1150" cy="4631037"/>
                    </a:xfrm>
                    <a:prstGeom prst="rect">
                      <a:avLst/>
                    </a:prstGeom>
                    <a:noFill/>
                    <a:ln>
                      <a:noFill/>
                    </a:ln>
                  </pic:spPr>
                </pic:pic>
              </a:graphicData>
            </a:graphic>
          </wp:inline>
        </w:drawing>
      </w:r>
    </w:p>
    <w:p w14:paraId="73B76673" w14:textId="15C22C58" w:rsidR="006239D1" w:rsidRDefault="006239D1">
      <w:pPr>
        <w:rPr>
          <w:rFonts w:ascii="Times New Roman" w:hAnsi="Times New Roman" w:cs="Times New Roman"/>
          <w:b/>
          <w:bCs/>
          <w:sz w:val="24"/>
          <w:szCs w:val="24"/>
        </w:rPr>
      </w:pPr>
      <w:r>
        <w:rPr>
          <w:rFonts w:ascii="Times New Roman" w:hAnsi="Times New Roman" w:cs="Times New Roman"/>
          <w:b/>
          <w:bCs/>
          <w:sz w:val="24"/>
          <w:szCs w:val="24"/>
        </w:rPr>
        <w:br w:type="page"/>
      </w:r>
    </w:p>
    <w:p w14:paraId="552BE9B5" w14:textId="2E0159F7" w:rsidR="006239D1" w:rsidRDefault="0078604A" w:rsidP="001E4DEF">
      <w:pPr>
        <w:spacing w:line="360" w:lineRule="auto"/>
        <w:ind w:left="720" w:hanging="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4E51786" wp14:editId="63C42B65">
            <wp:extent cx="4001984" cy="5132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9401" cy="5142362"/>
                    </a:xfrm>
                    <a:prstGeom prst="rect">
                      <a:avLst/>
                    </a:prstGeom>
                    <a:noFill/>
                    <a:ln>
                      <a:noFill/>
                    </a:ln>
                  </pic:spPr>
                </pic:pic>
              </a:graphicData>
            </a:graphic>
          </wp:inline>
        </w:drawing>
      </w:r>
      <w:r w:rsidR="006239D1">
        <w:rPr>
          <w:rFonts w:ascii="Times New Roman" w:hAnsi="Times New Roman" w:cs="Times New Roman"/>
          <w:b/>
          <w:bCs/>
          <w:noProof/>
          <w:sz w:val="24"/>
          <w:szCs w:val="24"/>
        </w:rPr>
        <w:lastRenderedPageBreak/>
        <w:drawing>
          <wp:inline distT="0" distB="0" distL="0" distR="0" wp14:anchorId="0989353E" wp14:editId="72390435">
            <wp:extent cx="3836271" cy="5094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146" cy="5097005"/>
                    </a:xfrm>
                    <a:prstGeom prst="rect">
                      <a:avLst/>
                    </a:prstGeom>
                    <a:noFill/>
                    <a:ln>
                      <a:noFill/>
                    </a:ln>
                  </pic:spPr>
                </pic:pic>
              </a:graphicData>
            </a:graphic>
          </wp:inline>
        </w:drawing>
      </w:r>
    </w:p>
    <w:p w14:paraId="3E709119" w14:textId="4CECD77B" w:rsidR="006239D1" w:rsidRPr="00EA2985" w:rsidRDefault="006239D1" w:rsidP="003B788D">
      <w:pPr>
        <w:rPr>
          <w:rFonts w:ascii="Times New Roman" w:hAnsi="Times New Roman" w:cs="Times New Roman"/>
          <w:b/>
          <w:bCs/>
          <w:sz w:val="24"/>
          <w:szCs w:val="24"/>
        </w:rPr>
      </w:pPr>
    </w:p>
    <w:sectPr w:rsidR="006239D1" w:rsidRPr="00EA2985" w:rsidSect="001A1C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ret, Daniel - FS, OR" w:date="2024-04-01T15:37:00Z" w:initials="PDFO">
    <w:p w14:paraId="1B40090B" w14:textId="7102BD26" w:rsidR="00F54BA3" w:rsidRDefault="00F54BA3">
      <w:pPr>
        <w:pStyle w:val="CommentText"/>
      </w:pPr>
      <w:r>
        <w:rPr>
          <w:rStyle w:val="CommentReference"/>
        </w:rPr>
        <w:annotationRef/>
      </w:r>
      <w:r w:rsidR="003B788D">
        <w:rPr>
          <w:rStyle w:val="CommentReference"/>
        </w:rPr>
        <w:t>Let’s workshop this</w:t>
      </w:r>
    </w:p>
  </w:comment>
  <w:comment w:id="1" w:author="Perret, Daniel - FS, OR" w:date="2024-04-01T15:37:00Z" w:initials="PDFO">
    <w:p w14:paraId="630E7043" w14:textId="1C898233" w:rsidR="00F54BA3" w:rsidRDefault="00F54BA3">
      <w:pPr>
        <w:pStyle w:val="CommentText"/>
      </w:pPr>
      <w:r>
        <w:rPr>
          <w:rStyle w:val="CommentReference"/>
        </w:rPr>
        <w:annotationRef/>
      </w:r>
      <w:r>
        <w:t>We haven’t talked with Andy yet about this paper, I think…</w:t>
      </w:r>
    </w:p>
  </w:comment>
  <w:comment w:id="2" w:author="Bell, David - FS, OR" w:date="2024-04-05T07:12:00Z" w:initials="DB">
    <w:p w14:paraId="7AC6A495" w14:textId="77777777" w:rsidR="00DE00FA" w:rsidRDefault="00DE00FA" w:rsidP="00DE00FA">
      <w:pPr>
        <w:pStyle w:val="CommentText"/>
      </w:pPr>
      <w:r>
        <w:rPr>
          <w:rStyle w:val="CommentReference"/>
        </w:rPr>
        <w:annotationRef/>
      </w:r>
      <w:r>
        <w:t>Makes sense to offer him co-authorship. If we do, I would suggest floating this draft to him so that he can chime in early.</w:t>
      </w:r>
    </w:p>
  </w:comment>
  <w:comment w:id="3" w:author="Perret, Daniel - FS, OR" w:date="2024-04-04T13:52:00Z" w:initials="PDFO">
    <w:p w14:paraId="0BC5EB31" w14:textId="0EB15AE7" w:rsidR="007C5788" w:rsidRDefault="007C5788">
      <w:pPr>
        <w:pStyle w:val="CommentText"/>
      </w:pPr>
      <w:r>
        <w:rPr>
          <w:rStyle w:val="CommentReference"/>
        </w:rPr>
        <w:annotationRef/>
      </w:r>
      <w:r>
        <w:t>I’ve been talking with Buzz Nanavati and Phil Higuera a bit about this… there’s some cool pollen data that could be brought to bear on this question at local scales, but that’s a totally different circus…</w:t>
      </w:r>
    </w:p>
  </w:comment>
  <w:comment w:id="4" w:author="Bell, David - FS, OR" w:date="2024-04-05T07:22:00Z" w:initials="DB">
    <w:p w14:paraId="75502066" w14:textId="77777777" w:rsidR="00717B10" w:rsidRDefault="00717B10" w:rsidP="00717B10">
      <w:pPr>
        <w:pStyle w:val="CommentText"/>
      </w:pPr>
      <w:r>
        <w:rPr>
          <w:rStyle w:val="CommentReference"/>
        </w:rPr>
        <w:annotationRef/>
      </w:r>
      <w:r>
        <w:t>I think that the paleo record is super important to dissuade the reader of the idea that these two species are a unit.</w:t>
      </w:r>
    </w:p>
  </w:comment>
  <w:comment w:id="11" w:author="Bell, David - FS, OR" w:date="2024-04-05T08:31:00Z" w:initials="DB">
    <w:p w14:paraId="6EEC0A99" w14:textId="77777777" w:rsidR="00816712" w:rsidRDefault="00816712" w:rsidP="00816712">
      <w:pPr>
        <w:pStyle w:val="CommentText"/>
      </w:pPr>
      <w:r>
        <w:rPr>
          <w:rStyle w:val="CommentReference"/>
        </w:rPr>
        <w:annotationRef/>
      </w:r>
      <w:r>
        <w:t>In the proposed Box, you do a nice job of setting up the connection between the single-species estimation and Rupert and Monica’s scheme. Can we state that this is the first rigorous attempt to apply the framework at sub-continental scales using forest inventory? That might be part of the punchline here, that others could take this method to examine vulnerability in forest type groups. More of a discussion point, but it strikes me as a significant contribution on its own.</w:t>
      </w:r>
    </w:p>
  </w:comment>
  <w:comment w:id="19" w:author="Perret, Daniel - FS, OR" w:date="2024-04-01T11:31:00Z" w:initials="PDFO">
    <w:p w14:paraId="5985CD96" w14:textId="4060F517" w:rsidR="005E21E6" w:rsidRDefault="005E21E6">
      <w:pPr>
        <w:pStyle w:val="CommentText"/>
      </w:pPr>
      <w:r>
        <w:rPr>
          <w:rStyle w:val="CommentReference"/>
        </w:rPr>
        <w:annotationRef/>
      </w:r>
      <w:r>
        <w:t>Wonder if this would be better as a box in the intro?</w:t>
      </w:r>
    </w:p>
  </w:comment>
  <w:comment w:id="20" w:author="Bell, David - FS, OR" w:date="2024-04-05T08:27:00Z" w:initials="DB">
    <w:p w14:paraId="0605C05A" w14:textId="77777777" w:rsidR="00EA516B" w:rsidRDefault="00EA516B" w:rsidP="00EA516B">
      <w:pPr>
        <w:pStyle w:val="CommentText"/>
      </w:pPr>
      <w:r>
        <w:rPr>
          <w:rStyle w:val="CommentReference"/>
        </w:rPr>
        <w:annotationRef/>
      </w:r>
      <w:r>
        <w:t>I like the idea of a box in the introduction, perhaps labelled something like “Joint Population Trajectories”. We could then either add a few sentences to the penultimate paragraph of the introduction to highlight the shift from single to multi-species population trajectories OR maybe just reference the box in the last paragraph of the introduction when referencing the conceptual framework for the first time.</w:t>
      </w:r>
    </w:p>
  </w:comment>
  <w:comment w:id="22" w:author="Bell, David - FS, OR" w:date="2024-04-05T08:56:00Z" w:initials="DB">
    <w:p w14:paraId="2A6B9421" w14:textId="77777777" w:rsidR="00190A9A" w:rsidRDefault="00190A9A" w:rsidP="00190A9A">
      <w:pPr>
        <w:pStyle w:val="CommentText"/>
      </w:pPr>
      <w:r>
        <w:rPr>
          <w:rStyle w:val="CommentReference"/>
        </w:rPr>
        <w:annotationRef/>
      </w:r>
      <w:r>
        <w:t>Here is a minor style comment, but something to think about: one way to consider presenting methods is to basically start sections or paragraphs (as appropriate) with an objective statement. For example, here it might be something like “To represent spatio-temporal climate variation relevant to tree demography, we extracted mean and climate anomalies for FIA plots from the ClimateNA data.” Then, most of the rest of the paragraph. I had a past mentor who liked that approach as it provided readers a fast way to skim methods. It also then makes justification for the approach straightforward as it always goes back to those objective statements.</w:t>
      </w:r>
      <w:r>
        <w:br/>
      </w:r>
      <w:r>
        <w:br/>
        <w:t>Take or leave this comment, but I do feel like it has made my writing clearer and the logic much easier to grasp</w:t>
      </w:r>
    </w:p>
  </w:comment>
  <w:comment w:id="23" w:author="Bell, David - FS, OR" w:date="2024-04-05T09:01:00Z" w:initials="DB">
    <w:p w14:paraId="1050708E" w14:textId="77777777" w:rsidR="00E63D30" w:rsidRDefault="00E63D30" w:rsidP="00E63D30">
      <w:pPr>
        <w:pStyle w:val="CommentText"/>
      </w:pPr>
      <w:r>
        <w:rPr>
          <w:rStyle w:val="CommentReference"/>
        </w:rPr>
        <w:annotationRef/>
      </w:r>
      <w:r>
        <w:t>While FIA aims to remeasure every ten years, that does not actually happen in all cases. Is it necessary to annualize tree mortality estimates to normalize for that issue?</w:t>
      </w:r>
    </w:p>
  </w:comment>
  <w:comment w:id="24" w:author="Bell, David - FS, OR" w:date="2024-04-05T13:37:00Z" w:initials="BDFO">
    <w:p w14:paraId="2CE25500" w14:textId="77777777" w:rsidR="00990DCD" w:rsidRDefault="00990DCD" w:rsidP="00990DCD">
      <w:pPr>
        <w:pStyle w:val="CommentText"/>
      </w:pPr>
      <w:r>
        <w:rPr>
          <w:rStyle w:val="CommentReference"/>
        </w:rPr>
        <w:annotationRef/>
      </w:r>
      <w:r>
        <w:t>Clarify the size classes included and the plot areas</w:t>
      </w:r>
    </w:p>
  </w:comment>
  <w:comment w:id="28" w:author="Bell, David - FS, OR" w:date="2024-04-05T13:47:00Z" w:initials="BDFO">
    <w:p w14:paraId="19C4ED85" w14:textId="77777777" w:rsidR="00990DCD" w:rsidRDefault="00990DCD" w:rsidP="00990DCD">
      <w:pPr>
        <w:pStyle w:val="CommentText"/>
      </w:pPr>
      <w:r>
        <w:rPr>
          <w:rStyle w:val="CommentReference"/>
        </w:rPr>
        <w:annotationRef/>
      </w:r>
      <w:r>
        <w:t xml:space="preserve">I find this and the equation above to be confusing. </w:t>
      </w:r>
      <w:r>
        <w:br/>
      </w:r>
      <w:r>
        <w:br/>
        <w:t>(1) The equation indicates that the parameter B4 relates to the effect of the product of the climate normal and the climate anomaly, but there are no main effects. It is sort of odd to have a interaction without a main effect</w:t>
      </w:r>
    </w:p>
    <w:p w14:paraId="32D8C85B" w14:textId="77777777" w:rsidR="00990DCD" w:rsidRDefault="00990DCD" w:rsidP="00990DCD">
      <w:pPr>
        <w:pStyle w:val="CommentText"/>
      </w:pPr>
    </w:p>
    <w:p w14:paraId="418B1803" w14:textId="77777777" w:rsidR="00990DCD" w:rsidRDefault="00990DCD" w:rsidP="00990DCD">
      <w:pPr>
        <w:pStyle w:val="CommentText"/>
      </w:pPr>
      <w:r>
        <w:t>(2) The text associated with k and j imply that a model can include both MAT and MAP, for example, but you would need a sum across j or k for that to work. Also, you would need B4 to be otherwise subscripted.</w:t>
      </w:r>
    </w:p>
    <w:p w14:paraId="1024F379" w14:textId="77777777" w:rsidR="00990DCD" w:rsidRDefault="00990DCD" w:rsidP="00990DCD">
      <w:pPr>
        <w:pStyle w:val="CommentText"/>
      </w:pPr>
    </w:p>
    <w:p w14:paraId="21A18D66" w14:textId="77777777" w:rsidR="00990DCD" w:rsidRDefault="00990DCD" w:rsidP="00990DCD">
      <w:pPr>
        <w:pStyle w:val="CommentText"/>
      </w:pPr>
      <w:r>
        <w:t>(3) Not clear to me whether there are two potential combinations of j and k ([1,1] and [2,2]) or four ([1,1], [1,2], [2,1], [2,2])</w:t>
      </w:r>
    </w:p>
  </w:comment>
  <w:comment w:id="32" w:author="Bell, David - FS, OR" w:date="2024-04-05T13:37:00Z" w:initials="BDFO">
    <w:p w14:paraId="29D47F2B" w14:textId="4D04C137" w:rsidR="00990DCD" w:rsidRDefault="00990DCD" w:rsidP="00990DCD">
      <w:pPr>
        <w:pStyle w:val="CommentText"/>
      </w:pPr>
      <w:r>
        <w:rPr>
          <w:rStyle w:val="CommentReference"/>
        </w:rPr>
        <w:annotationRef/>
      </w:r>
      <w:r>
        <w:t>Include microplot area</w:t>
      </w:r>
    </w:p>
  </w:comment>
  <w:comment w:id="35" w:author="Bell, David - FS, OR" w:date="2024-04-05T13:49:00Z" w:initials="BDFO">
    <w:p w14:paraId="1683014F" w14:textId="77777777" w:rsidR="00980454" w:rsidRDefault="00032B0D" w:rsidP="00980454">
      <w:pPr>
        <w:pStyle w:val="CommentText"/>
      </w:pPr>
      <w:r>
        <w:rPr>
          <w:rStyle w:val="CommentReference"/>
        </w:rPr>
        <w:annotationRef/>
      </w:r>
      <w:r w:rsidR="00980454">
        <w:t>I more often think of severity in terms of an areal estimate of change (cover or basal area). We might want a sentence justifying a density based metric</w:t>
      </w:r>
    </w:p>
  </w:comment>
  <w:comment w:id="37" w:author="Bell, David - FS, OR" w:date="2024-04-05T13:55:00Z" w:initials="BDFO">
    <w:p w14:paraId="2597D01D" w14:textId="4B6A94E1" w:rsidR="00032B0D" w:rsidRDefault="00032B0D" w:rsidP="00032B0D">
      <w:pPr>
        <w:pStyle w:val="CommentText"/>
      </w:pPr>
      <w:r>
        <w:rPr>
          <w:rStyle w:val="CommentReference"/>
        </w:rPr>
        <w:annotationRef/>
      </w:r>
      <w:r>
        <w:t xml:space="preserve">If we want to refer to specific mountain ranges or other geographic features, we will need to annotate figure 2 with those OR describe what part of the map we are talking about (e.g., for Cascades, mention NW portion of range). </w:t>
      </w:r>
    </w:p>
  </w:comment>
  <w:comment w:id="38" w:author="Bell, David - FS, OR" w:date="2024-04-05T14:02:00Z" w:initials="BDFO">
    <w:p w14:paraId="77C82DBD" w14:textId="77777777" w:rsidR="00532078" w:rsidRDefault="00532078" w:rsidP="00532078">
      <w:pPr>
        <w:pStyle w:val="CommentText"/>
      </w:pPr>
      <w:r>
        <w:rPr>
          <w:rStyle w:val="CommentReference"/>
        </w:rPr>
        <w:annotationRef/>
      </w:r>
      <w:r>
        <w:t>Since I did not see anything about model selection, I assume that all of the covariates described in eq 1 and 2 were used in the final models, right? Probably still need a table or figure with posterior means and credible intervals so that readers can see what was important. Could definitely go in the supplement</w:t>
      </w:r>
    </w:p>
  </w:comment>
  <w:comment w:id="40" w:author="Bell, David - FS, OR" w:date="2024-04-05T14:06:00Z" w:initials="BDFO">
    <w:p w14:paraId="2992CFA3" w14:textId="77777777" w:rsidR="00532078" w:rsidRDefault="00532078" w:rsidP="00532078">
      <w:pPr>
        <w:pStyle w:val="CommentText"/>
      </w:pPr>
      <w:r>
        <w:rPr>
          <w:rStyle w:val="CommentReference"/>
        </w:rPr>
        <w:annotationRef/>
      </w:r>
      <w:r>
        <w:t>Oh, this was another thing I was confused by: Why not use mean CMD instead of precipitation here? We will need a justification of this to explain why</w:t>
      </w:r>
    </w:p>
  </w:comment>
  <w:comment w:id="41" w:author="Perret, Daniel - FS, OR" w:date="2024-04-03T14:50:00Z" w:initials="PDFO">
    <w:p w14:paraId="1413C07C" w14:textId="40061F59" w:rsidR="00F84220" w:rsidRDefault="00F84220">
      <w:pPr>
        <w:pStyle w:val="CommentText"/>
      </w:pPr>
      <w:r>
        <w:rPr>
          <w:rStyle w:val="CommentReference"/>
        </w:rPr>
        <w:annotationRef/>
      </w:r>
      <w:r>
        <w:t>Kind of counterintuitive</w:t>
      </w:r>
    </w:p>
  </w:comment>
  <w:comment w:id="42" w:author="Bell, David - FS, OR" w:date="2024-04-05T14:23:00Z" w:initials="BDFO">
    <w:p w14:paraId="366AD73B" w14:textId="77777777" w:rsidR="00516D7E" w:rsidRDefault="00516D7E" w:rsidP="00516D7E">
      <w:pPr>
        <w:pStyle w:val="CommentText"/>
      </w:pPr>
      <w:r>
        <w:rPr>
          <w:rStyle w:val="CommentReference"/>
        </w:rPr>
        <w:annotationRef/>
      </w:r>
      <w:r>
        <w:t>Looking at this figure, I see a few key takeaways:</w:t>
      </w:r>
    </w:p>
    <w:p w14:paraId="3BCFCE25" w14:textId="77777777" w:rsidR="00516D7E" w:rsidRDefault="00516D7E" w:rsidP="00516D7E">
      <w:pPr>
        <w:pStyle w:val="CommentText"/>
      </w:pPr>
    </w:p>
    <w:p w14:paraId="2E2447DF" w14:textId="77777777" w:rsidR="00516D7E" w:rsidRDefault="00516D7E" w:rsidP="00516D7E">
      <w:pPr>
        <w:pStyle w:val="CommentText"/>
        <w:numPr>
          <w:ilvl w:val="0"/>
          <w:numId w:val="2"/>
        </w:numPr>
      </w:pPr>
      <w:r>
        <w:t>Fire has a strong, negative effect on demography of both trees</w:t>
      </w:r>
    </w:p>
    <w:p w14:paraId="40E5F51A" w14:textId="77777777" w:rsidR="00516D7E" w:rsidRDefault="00516D7E" w:rsidP="00516D7E">
      <w:pPr>
        <w:pStyle w:val="CommentText"/>
        <w:numPr>
          <w:ilvl w:val="0"/>
          <w:numId w:val="2"/>
        </w:numPr>
      </w:pPr>
      <w:r>
        <w:t>Temperature anomalies appears more importance than CMD anomalies, perhaps indicating energy, as opposed to moisture, limitation. If we have interactions between mean and anomalies, we could look at how the sensitivity to the anomaly shifts with mean</w:t>
      </w:r>
    </w:p>
    <w:p w14:paraId="50F8BE09" w14:textId="77777777" w:rsidR="00516D7E" w:rsidRDefault="00516D7E" w:rsidP="00516D7E">
      <w:pPr>
        <w:pStyle w:val="CommentText"/>
        <w:numPr>
          <w:ilvl w:val="0"/>
          <w:numId w:val="2"/>
        </w:numPr>
      </w:pPr>
      <w:r>
        <w:t>(3) MAT anomaly effects for mortality and saplings are similar, but different from seedlings, at least for Engelmann spruce, suggesting that the environmental filtering might be playing out between seedling and sapling stage?</w:t>
      </w:r>
    </w:p>
    <w:p w14:paraId="3B83AF1D" w14:textId="77777777" w:rsidR="00516D7E" w:rsidRDefault="00516D7E" w:rsidP="00516D7E">
      <w:pPr>
        <w:pStyle w:val="CommentText"/>
        <w:numPr>
          <w:ilvl w:val="0"/>
          <w:numId w:val="2"/>
        </w:numPr>
      </w:pPr>
      <w:r>
        <w:t>It is sort of interesting that fir mortality and saplings decrease, but for spruce seedlings and samplings decrease with BA. Does that indicate that density dependence in spruce plays out at an earlier stage than fir? Not sure</w:t>
      </w:r>
    </w:p>
  </w:comment>
  <w:comment w:id="45" w:author="Perret, Daniel - FS, OR" w:date="2024-04-04T14:20:00Z" w:initials="PDFO">
    <w:p w14:paraId="61486FA6" w14:textId="06500279" w:rsidR="00580137" w:rsidRDefault="00580137">
      <w:pPr>
        <w:pStyle w:val="CommentText"/>
      </w:pPr>
      <w:r>
        <w:rPr>
          <w:rStyle w:val="CommentReference"/>
        </w:rPr>
        <w:annotationRef/>
      </w:r>
      <w:r>
        <w:t>Maybe replace this figure with one showing multinomial reg predictions across demographic space</w:t>
      </w:r>
    </w:p>
    <w:p w14:paraId="0693D8C3" w14:textId="25419317" w:rsidR="00580137" w:rsidRDefault="00580137">
      <w:pPr>
        <w:pStyle w:val="CommentText"/>
      </w:pPr>
    </w:p>
  </w:comment>
  <w:comment w:id="46" w:author="Perret, Daniel - FS, OR" w:date="2024-04-03T15:52:00Z" w:initials="PDFO">
    <w:p w14:paraId="5FB572C1" w14:textId="5EF8AF69" w:rsidR="002B7BCC" w:rsidRDefault="002B7BCC">
      <w:pPr>
        <w:pStyle w:val="CommentText"/>
      </w:pPr>
      <w:r>
        <w:rPr>
          <w:rStyle w:val="CommentReference"/>
        </w:rPr>
        <w:annotationRef/>
      </w:r>
      <w:r>
        <w:t>Re-make figure with new models and adding recruitment</w:t>
      </w:r>
    </w:p>
  </w:comment>
  <w:comment w:id="47" w:author="Bell, David - FS, OR" w:date="2024-04-05T14:25:00Z" w:initials="BDFO">
    <w:p w14:paraId="082B809C" w14:textId="77777777" w:rsidR="00516D7E" w:rsidRDefault="00516D7E" w:rsidP="00516D7E">
      <w:pPr>
        <w:pStyle w:val="CommentText"/>
      </w:pPr>
      <w:r>
        <w:rPr>
          <w:rStyle w:val="CommentReference"/>
        </w:rPr>
        <w:annotationRef/>
      </w:r>
      <w:r>
        <w:t>What are a and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090B" w15:done="0"/>
  <w15:commentEx w15:paraId="630E7043" w15:done="0"/>
  <w15:commentEx w15:paraId="7AC6A495" w15:paraIdParent="630E7043" w15:done="0"/>
  <w15:commentEx w15:paraId="0BC5EB31" w15:done="0"/>
  <w15:commentEx w15:paraId="75502066" w15:paraIdParent="0BC5EB31" w15:done="0"/>
  <w15:commentEx w15:paraId="6EEC0A99" w15:done="0"/>
  <w15:commentEx w15:paraId="5985CD96" w15:done="0"/>
  <w15:commentEx w15:paraId="0605C05A" w15:paraIdParent="5985CD96" w15:done="0"/>
  <w15:commentEx w15:paraId="2A6B9421" w15:done="0"/>
  <w15:commentEx w15:paraId="1050708E" w15:done="0"/>
  <w15:commentEx w15:paraId="2CE25500" w15:done="0"/>
  <w15:commentEx w15:paraId="21A18D66" w15:done="0"/>
  <w15:commentEx w15:paraId="29D47F2B" w15:done="0"/>
  <w15:commentEx w15:paraId="1683014F" w15:done="0"/>
  <w15:commentEx w15:paraId="2597D01D" w15:done="0"/>
  <w15:commentEx w15:paraId="77C82DBD" w15:done="0"/>
  <w15:commentEx w15:paraId="2992CFA3" w15:done="0"/>
  <w15:commentEx w15:paraId="1413C07C" w15:done="0"/>
  <w15:commentEx w15:paraId="3B83AF1D" w15:done="0"/>
  <w15:commentEx w15:paraId="0693D8C3" w15:done="0"/>
  <w15:commentEx w15:paraId="5FB572C1" w15:done="0"/>
  <w15:commentEx w15:paraId="082B809C" w15:paraIdParent="5FB572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B55352" w16cex:dateUtc="2024-04-01T21:37:00Z"/>
  <w16cex:commentExtensible w16cex:durableId="29B55322" w16cex:dateUtc="2024-04-01T21:37:00Z"/>
  <w16cex:commentExtensible w16cex:durableId="3F87F8C6" w16cex:dateUtc="2024-04-05T14:12:00Z"/>
  <w16cex:commentExtensible w16cex:durableId="29B92F32" w16cex:dateUtc="2024-04-04T19:52:00Z"/>
  <w16cex:commentExtensible w16cex:durableId="399FA975" w16cex:dateUtc="2024-04-05T14:22:00Z"/>
  <w16cex:commentExtensible w16cex:durableId="0AC003C7" w16cex:dateUtc="2024-04-05T15:31:00Z"/>
  <w16cex:commentExtensible w16cex:durableId="29B51974" w16cex:dateUtc="2024-04-01T17:31:00Z"/>
  <w16cex:commentExtensible w16cex:durableId="5EAA1826" w16cex:dateUtc="2024-04-05T15:27:00Z"/>
  <w16cex:commentExtensible w16cex:durableId="442FC185" w16cex:dateUtc="2024-04-05T15:56:00Z"/>
  <w16cex:commentExtensible w16cex:durableId="11F3A689" w16cex:dateUtc="2024-04-05T16:01:00Z"/>
  <w16cex:commentExtensible w16cex:durableId="1C59E79C" w16cex:dateUtc="2024-04-05T20:37:00Z"/>
  <w16cex:commentExtensible w16cex:durableId="30951456" w16cex:dateUtc="2024-04-05T20:47:00Z"/>
  <w16cex:commentExtensible w16cex:durableId="295756CB" w16cex:dateUtc="2024-04-05T20:37:00Z"/>
  <w16cex:commentExtensible w16cex:durableId="50DD408E" w16cex:dateUtc="2024-04-05T20:49:00Z"/>
  <w16cex:commentExtensible w16cex:durableId="74451005" w16cex:dateUtc="2024-04-05T20:55:00Z"/>
  <w16cex:commentExtensible w16cex:durableId="0D1D576F" w16cex:dateUtc="2024-04-05T21:02:00Z"/>
  <w16cex:commentExtensible w16cex:durableId="524513C8" w16cex:dateUtc="2024-04-05T21:06:00Z"/>
  <w16cex:commentExtensible w16cex:durableId="29B7EB1D" w16cex:dateUtc="2024-04-03T20:50:00Z"/>
  <w16cex:commentExtensible w16cex:durableId="1F143DE2" w16cex:dateUtc="2024-04-05T21:23:00Z"/>
  <w16cex:commentExtensible w16cex:durableId="29B935C0" w16cex:dateUtc="2024-04-04T20:20:00Z"/>
  <w16cex:commentExtensible w16cex:durableId="29B7F9AC" w16cex:dateUtc="2024-04-03T21:52:00Z"/>
  <w16cex:commentExtensible w16cex:durableId="158B4470" w16cex:dateUtc="2024-04-05T2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090B" w16cid:durableId="29B55352"/>
  <w16cid:commentId w16cid:paraId="630E7043" w16cid:durableId="29B55322"/>
  <w16cid:commentId w16cid:paraId="7AC6A495" w16cid:durableId="3F87F8C6"/>
  <w16cid:commentId w16cid:paraId="0BC5EB31" w16cid:durableId="29B92F32"/>
  <w16cid:commentId w16cid:paraId="75502066" w16cid:durableId="399FA975"/>
  <w16cid:commentId w16cid:paraId="6EEC0A99" w16cid:durableId="0AC003C7"/>
  <w16cid:commentId w16cid:paraId="5985CD96" w16cid:durableId="29B51974"/>
  <w16cid:commentId w16cid:paraId="0605C05A" w16cid:durableId="5EAA1826"/>
  <w16cid:commentId w16cid:paraId="2A6B9421" w16cid:durableId="442FC185"/>
  <w16cid:commentId w16cid:paraId="1050708E" w16cid:durableId="11F3A689"/>
  <w16cid:commentId w16cid:paraId="2CE25500" w16cid:durableId="1C59E79C"/>
  <w16cid:commentId w16cid:paraId="21A18D66" w16cid:durableId="30951456"/>
  <w16cid:commentId w16cid:paraId="29D47F2B" w16cid:durableId="295756CB"/>
  <w16cid:commentId w16cid:paraId="1683014F" w16cid:durableId="50DD408E"/>
  <w16cid:commentId w16cid:paraId="2597D01D" w16cid:durableId="74451005"/>
  <w16cid:commentId w16cid:paraId="77C82DBD" w16cid:durableId="0D1D576F"/>
  <w16cid:commentId w16cid:paraId="2992CFA3" w16cid:durableId="524513C8"/>
  <w16cid:commentId w16cid:paraId="1413C07C" w16cid:durableId="29B7EB1D"/>
  <w16cid:commentId w16cid:paraId="3B83AF1D" w16cid:durableId="1F143DE2"/>
  <w16cid:commentId w16cid:paraId="0693D8C3" w16cid:durableId="29B935C0"/>
  <w16cid:commentId w16cid:paraId="5FB572C1" w16cid:durableId="29B7F9AC"/>
  <w16cid:commentId w16cid:paraId="082B809C" w16cid:durableId="158B44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B7A9E"/>
    <w:multiLevelType w:val="hybridMultilevel"/>
    <w:tmpl w:val="984288CA"/>
    <w:lvl w:ilvl="0" w:tplc="0D921E74">
      <w:start w:val="1"/>
      <w:numFmt w:val="decimal"/>
      <w:lvlText w:val="%1)"/>
      <w:lvlJc w:val="left"/>
      <w:pPr>
        <w:ind w:left="1020" w:hanging="360"/>
      </w:pPr>
    </w:lvl>
    <w:lvl w:ilvl="1" w:tplc="CDF85B04">
      <w:start w:val="1"/>
      <w:numFmt w:val="decimal"/>
      <w:lvlText w:val="%2)"/>
      <w:lvlJc w:val="left"/>
      <w:pPr>
        <w:ind w:left="1020" w:hanging="360"/>
      </w:pPr>
    </w:lvl>
    <w:lvl w:ilvl="2" w:tplc="1ACC5866">
      <w:start w:val="1"/>
      <w:numFmt w:val="decimal"/>
      <w:lvlText w:val="%3)"/>
      <w:lvlJc w:val="left"/>
      <w:pPr>
        <w:ind w:left="1020" w:hanging="360"/>
      </w:pPr>
    </w:lvl>
    <w:lvl w:ilvl="3" w:tplc="9684E854">
      <w:start w:val="1"/>
      <w:numFmt w:val="decimal"/>
      <w:lvlText w:val="%4)"/>
      <w:lvlJc w:val="left"/>
      <w:pPr>
        <w:ind w:left="1020" w:hanging="360"/>
      </w:pPr>
    </w:lvl>
    <w:lvl w:ilvl="4" w:tplc="808C0690">
      <w:start w:val="1"/>
      <w:numFmt w:val="decimal"/>
      <w:lvlText w:val="%5)"/>
      <w:lvlJc w:val="left"/>
      <w:pPr>
        <w:ind w:left="1020" w:hanging="360"/>
      </w:pPr>
    </w:lvl>
    <w:lvl w:ilvl="5" w:tplc="06CC2110">
      <w:start w:val="1"/>
      <w:numFmt w:val="decimal"/>
      <w:lvlText w:val="%6)"/>
      <w:lvlJc w:val="left"/>
      <w:pPr>
        <w:ind w:left="1020" w:hanging="360"/>
      </w:pPr>
    </w:lvl>
    <w:lvl w:ilvl="6" w:tplc="CFE05150">
      <w:start w:val="1"/>
      <w:numFmt w:val="decimal"/>
      <w:lvlText w:val="%7)"/>
      <w:lvlJc w:val="left"/>
      <w:pPr>
        <w:ind w:left="1020" w:hanging="360"/>
      </w:pPr>
    </w:lvl>
    <w:lvl w:ilvl="7" w:tplc="E6F84604">
      <w:start w:val="1"/>
      <w:numFmt w:val="decimal"/>
      <w:lvlText w:val="%8)"/>
      <w:lvlJc w:val="left"/>
      <w:pPr>
        <w:ind w:left="1020" w:hanging="360"/>
      </w:pPr>
    </w:lvl>
    <w:lvl w:ilvl="8" w:tplc="55DAF466">
      <w:start w:val="1"/>
      <w:numFmt w:val="decimal"/>
      <w:lvlText w:val="%9)"/>
      <w:lvlJc w:val="left"/>
      <w:pPr>
        <w:ind w:left="1020" w:hanging="360"/>
      </w:pPr>
    </w:lvl>
  </w:abstractNum>
  <w:abstractNum w:abstractNumId="1" w15:restartNumberingAfterBreak="0">
    <w:nsid w:val="720A325E"/>
    <w:multiLevelType w:val="hybridMultilevel"/>
    <w:tmpl w:val="E1E0DA8A"/>
    <w:lvl w:ilvl="0" w:tplc="A1A6E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2528182">
    <w:abstractNumId w:val="1"/>
  </w:num>
  <w:num w:numId="2" w16cid:durableId="13504538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ret, Daniel - FS, OR">
    <w15:presenceInfo w15:providerId="AD" w15:userId="S::Daniel.Perret@usda.gov::d131f6c6-2017-4144-bb27-22b6482da11b"/>
  </w15:person>
  <w15:person w15:author="Bell, David - FS, OR">
    <w15:presenceInfo w15:providerId="AD" w15:userId="S::david.bell@usda.gov::cd9ade4f-4243-4bd1-8a70-f44f9b8b9b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14643"/>
    <w:rsid w:val="00032B0D"/>
    <w:rsid w:val="00052599"/>
    <w:rsid w:val="00096485"/>
    <w:rsid w:val="000A78E3"/>
    <w:rsid w:val="000D221E"/>
    <w:rsid w:val="00145D25"/>
    <w:rsid w:val="00157D9B"/>
    <w:rsid w:val="00171876"/>
    <w:rsid w:val="00190A9A"/>
    <w:rsid w:val="001A1C79"/>
    <w:rsid w:val="001C5867"/>
    <w:rsid w:val="001E4DEF"/>
    <w:rsid w:val="002221F4"/>
    <w:rsid w:val="002600A2"/>
    <w:rsid w:val="002B7BCC"/>
    <w:rsid w:val="003065B8"/>
    <w:rsid w:val="003549F3"/>
    <w:rsid w:val="003A5D1E"/>
    <w:rsid w:val="003B6340"/>
    <w:rsid w:val="003B788D"/>
    <w:rsid w:val="004163B8"/>
    <w:rsid w:val="00434BDC"/>
    <w:rsid w:val="00442F38"/>
    <w:rsid w:val="004A2D9B"/>
    <w:rsid w:val="004A43FE"/>
    <w:rsid w:val="004E291C"/>
    <w:rsid w:val="00516D7E"/>
    <w:rsid w:val="00521050"/>
    <w:rsid w:val="00532078"/>
    <w:rsid w:val="00547CFC"/>
    <w:rsid w:val="0055003E"/>
    <w:rsid w:val="00556114"/>
    <w:rsid w:val="00566B2D"/>
    <w:rsid w:val="00580137"/>
    <w:rsid w:val="005A713D"/>
    <w:rsid w:val="005E21E6"/>
    <w:rsid w:val="006049C1"/>
    <w:rsid w:val="00605862"/>
    <w:rsid w:val="006239D1"/>
    <w:rsid w:val="006364CD"/>
    <w:rsid w:val="00676C16"/>
    <w:rsid w:val="006C41D4"/>
    <w:rsid w:val="00717B10"/>
    <w:rsid w:val="0078604A"/>
    <w:rsid w:val="007C2999"/>
    <w:rsid w:val="007C5788"/>
    <w:rsid w:val="00815CF9"/>
    <w:rsid w:val="00816712"/>
    <w:rsid w:val="008313FC"/>
    <w:rsid w:val="008977EF"/>
    <w:rsid w:val="008A3F0B"/>
    <w:rsid w:val="008D7833"/>
    <w:rsid w:val="008E7DF0"/>
    <w:rsid w:val="009062CC"/>
    <w:rsid w:val="00911C3B"/>
    <w:rsid w:val="0092425C"/>
    <w:rsid w:val="00933DCA"/>
    <w:rsid w:val="00944BF6"/>
    <w:rsid w:val="00954B7B"/>
    <w:rsid w:val="009648C1"/>
    <w:rsid w:val="00980454"/>
    <w:rsid w:val="00990DCD"/>
    <w:rsid w:val="009D6D6A"/>
    <w:rsid w:val="009F6CF1"/>
    <w:rsid w:val="00A05DF6"/>
    <w:rsid w:val="00A308A3"/>
    <w:rsid w:val="00A358E4"/>
    <w:rsid w:val="00A96A09"/>
    <w:rsid w:val="00AD3E3D"/>
    <w:rsid w:val="00AE7F27"/>
    <w:rsid w:val="00AF5CC9"/>
    <w:rsid w:val="00B310F9"/>
    <w:rsid w:val="00B41B30"/>
    <w:rsid w:val="00B84865"/>
    <w:rsid w:val="00BA0BD5"/>
    <w:rsid w:val="00C06475"/>
    <w:rsid w:val="00C1631B"/>
    <w:rsid w:val="00C665AA"/>
    <w:rsid w:val="00C668CC"/>
    <w:rsid w:val="00CB4498"/>
    <w:rsid w:val="00D10486"/>
    <w:rsid w:val="00D41583"/>
    <w:rsid w:val="00D506B2"/>
    <w:rsid w:val="00D57DDE"/>
    <w:rsid w:val="00D73469"/>
    <w:rsid w:val="00D87EFC"/>
    <w:rsid w:val="00DA4B07"/>
    <w:rsid w:val="00DA5C76"/>
    <w:rsid w:val="00DE00FA"/>
    <w:rsid w:val="00DF70D3"/>
    <w:rsid w:val="00E22006"/>
    <w:rsid w:val="00E22AE5"/>
    <w:rsid w:val="00E25466"/>
    <w:rsid w:val="00E63D30"/>
    <w:rsid w:val="00EA065F"/>
    <w:rsid w:val="00EA2985"/>
    <w:rsid w:val="00EA516B"/>
    <w:rsid w:val="00ED44F0"/>
    <w:rsid w:val="00EF1C08"/>
    <w:rsid w:val="00F54BA3"/>
    <w:rsid w:val="00F84220"/>
    <w:rsid w:val="00F96D2A"/>
    <w:rsid w:val="00FB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B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 w:type="paragraph" w:styleId="NormalWeb">
    <w:name w:val="Normal (Web)"/>
    <w:basedOn w:val="Normal"/>
    <w:uiPriority w:val="99"/>
    <w:semiHidden/>
    <w:unhideWhenUsed/>
    <w:rsid w:val="003B634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B416C"/>
    <w:rPr>
      <w:color w:val="808080"/>
    </w:rPr>
  </w:style>
  <w:style w:type="character" w:styleId="LineNumber">
    <w:name w:val="line number"/>
    <w:basedOn w:val="DefaultParagraphFont"/>
    <w:uiPriority w:val="99"/>
    <w:semiHidden/>
    <w:unhideWhenUsed/>
    <w:rsid w:val="001E4DEF"/>
  </w:style>
  <w:style w:type="paragraph" w:styleId="ListParagraph">
    <w:name w:val="List Paragraph"/>
    <w:basedOn w:val="Normal"/>
    <w:uiPriority w:val="34"/>
    <w:qFormat/>
    <w:rsid w:val="002B7BCC"/>
    <w:pPr>
      <w:ind w:left="720"/>
      <w:contextualSpacing/>
    </w:pPr>
  </w:style>
  <w:style w:type="paragraph" w:styleId="Revision">
    <w:name w:val="Revision"/>
    <w:hidden/>
    <w:uiPriority w:val="99"/>
    <w:semiHidden/>
    <w:rsid w:val="008313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22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0BCA1-D997-4544-8D25-FADE76D8A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4358</Words>
  <Characters>24844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Bell, David - FS, OR</cp:lastModifiedBy>
  <cp:revision>8</cp:revision>
  <dcterms:created xsi:type="dcterms:W3CDTF">2024-04-05T14:12:00Z</dcterms:created>
  <dcterms:modified xsi:type="dcterms:W3CDTF">2024-04-05T21:25:00Z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http://www.zotero.org/styles/forest-ecology-and-management</vt:lpwstr>
  </property>
  <property fmtid="{D5CDD505-2E9C-101B-9397-08002B2CF9AE}" pid="13" name="Mendeley Recent Style Name 5_1">
    <vt:lpwstr>Forest Ecology and Management</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Citation Style_1">
    <vt:lpwstr>http://www.zotero.org/styles/global-change-biology</vt:lpwstr>
  </property>
  <property fmtid="{D5CDD505-2E9C-101B-9397-08002B2CF9AE}" pid="24" name="Mendeley Unique User Id_1">
    <vt:lpwstr>242a7dd5-0b31-3d46-bcab-1bffd55d3789</vt:lpwstr>
  </property>
</Properties>
</file>